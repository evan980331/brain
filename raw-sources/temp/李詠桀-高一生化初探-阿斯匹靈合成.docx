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D434" w14:textId="77777777" w:rsidR="00AF6DD9" w:rsidRPr="00414FFE" w:rsidRDefault="00AF6DD9" w:rsidP="00AF6DD9">
      <w:pPr>
        <w:pStyle w:val="af2"/>
        <w:jc w:val="center"/>
        <w:rPr>
          <w:sz w:val="36"/>
          <w:szCs w:val="22"/>
        </w:rPr>
      </w:pPr>
    </w:p>
    <w:p w14:paraId="6173B311" w14:textId="77777777" w:rsidR="00AF6DD9" w:rsidRPr="00414FFE" w:rsidRDefault="00AF6DD9" w:rsidP="00AF6DD9">
      <w:pPr>
        <w:pStyle w:val="af2"/>
        <w:jc w:val="center"/>
        <w:rPr>
          <w:sz w:val="36"/>
          <w:szCs w:val="22"/>
        </w:rPr>
      </w:pPr>
    </w:p>
    <w:p w14:paraId="2EA98DC3" w14:textId="77777777" w:rsidR="00AF6DD9" w:rsidRPr="00414FFE" w:rsidRDefault="00AF6DD9" w:rsidP="00AF6DD9">
      <w:pPr>
        <w:pStyle w:val="af2"/>
        <w:jc w:val="center"/>
        <w:rPr>
          <w:sz w:val="36"/>
          <w:szCs w:val="22"/>
        </w:rPr>
      </w:pPr>
    </w:p>
    <w:p w14:paraId="39B02B9C" w14:textId="77777777" w:rsidR="00AF6DD9" w:rsidRPr="00414FFE" w:rsidRDefault="00AF6DD9" w:rsidP="00AF6DD9">
      <w:pPr>
        <w:pStyle w:val="af2"/>
        <w:jc w:val="center"/>
        <w:rPr>
          <w:sz w:val="36"/>
          <w:szCs w:val="22"/>
        </w:rPr>
      </w:pPr>
    </w:p>
    <w:p w14:paraId="3685DB3C" w14:textId="77777777" w:rsidR="00AF6DD9" w:rsidRPr="00414FFE" w:rsidRDefault="00AF6DD9" w:rsidP="00AF6DD9">
      <w:pPr>
        <w:pStyle w:val="af2"/>
        <w:jc w:val="center"/>
        <w:rPr>
          <w:sz w:val="36"/>
          <w:szCs w:val="22"/>
        </w:rPr>
      </w:pPr>
    </w:p>
    <w:p w14:paraId="48386549" w14:textId="77777777" w:rsidR="00AF6DD9" w:rsidRPr="00414FFE" w:rsidRDefault="00AF6DD9" w:rsidP="00AF6DD9">
      <w:pPr>
        <w:pStyle w:val="af2"/>
        <w:jc w:val="center"/>
        <w:rPr>
          <w:sz w:val="36"/>
          <w:szCs w:val="22"/>
        </w:rPr>
      </w:pPr>
    </w:p>
    <w:p w14:paraId="36928F37" w14:textId="77777777" w:rsidR="00AF6DD9" w:rsidRPr="00414FFE" w:rsidRDefault="00AF6DD9" w:rsidP="00AF6DD9">
      <w:pPr>
        <w:pStyle w:val="af2"/>
        <w:jc w:val="center"/>
        <w:rPr>
          <w:sz w:val="36"/>
          <w:szCs w:val="22"/>
        </w:rPr>
      </w:pPr>
      <w:r w:rsidRPr="00414FFE">
        <w:rPr>
          <w:rFonts w:hint="eastAsia"/>
          <w:sz w:val="36"/>
          <w:szCs w:val="22"/>
        </w:rPr>
        <w:t>生物化學初探</w:t>
      </w:r>
      <w:r>
        <w:rPr>
          <w:rFonts w:hint="eastAsia"/>
          <w:sz w:val="36"/>
          <w:szCs w:val="22"/>
        </w:rPr>
        <w:t xml:space="preserve"> </w:t>
      </w:r>
      <w:r w:rsidRPr="00414FFE">
        <w:rPr>
          <w:rFonts w:hint="eastAsia"/>
          <w:sz w:val="36"/>
          <w:szCs w:val="22"/>
        </w:rPr>
        <w:t>課程學習成果</w:t>
      </w:r>
    </w:p>
    <w:p w14:paraId="2F8D07D3" w14:textId="77777777" w:rsidR="00AF6DD9" w:rsidRPr="00414FFE" w:rsidRDefault="00AF6DD9" w:rsidP="00AF6DD9">
      <w:pPr>
        <w:ind w:left="4" w:right="4"/>
        <w:jc w:val="center"/>
        <w:rPr>
          <w:sz w:val="36"/>
          <w:szCs w:val="21"/>
        </w:rPr>
      </w:pPr>
      <w:r w:rsidRPr="00414FFE">
        <w:rPr>
          <w:rFonts w:hint="eastAsia"/>
          <w:sz w:val="36"/>
          <w:szCs w:val="21"/>
        </w:rPr>
        <w:t>阿斯匹靈合成</w:t>
      </w:r>
    </w:p>
    <w:p w14:paraId="5071F122" w14:textId="77777777" w:rsidR="00AF6DD9" w:rsidRPr="00414FFE" w:rsidRDefault="00AF6DD9" w:rsidP="00AF6DD9">
      <w:pPr>
        <w:pStyle w:val="af2"/>
        <w:rPr>
          <w:sz w:val="36"/>
          <w:szCs w:val="22"/>
        </w:rPr>
      </w:pPr>
    </w:p>
    <w:p w14:paraId="3E3C8A21" w14:textId="77777777" w:rsidR="00AF6DD9" w:rsidRPr="00414FFE" w:rsidRDefault="00AF6DD9" w:rsidP="00AF6DD9">
      <w:pPr>
        <w:pStyle w:val="af2"/>
        <w:rPr>
          <w:sz w:val="36"/>
          <w:szCs w:val="22"/>
        </w:rPr>
      </w:pPr>
    </w:p>
    <w:p w14:paraId="338BF998" w14:textId="77777777" w:rsidR="00AF6DD9" w:rsidRPr="00414FFE" w:rsidRDefault="00AF6DD9" w:rsidP="00AF6DD9">
      <w:pPr>
        <w:pStyle w:val="af2"/>
        <w:rPr>
          <w:sz w:val="36"/>
          <w:szCs w:val="22"/>
        </w:rPr>
      </w:pPr>
    </w:p>
    <w:p w14:paraId="1BF2FB63" w14:textId="77777777" w:rsidR="00AF6DD9" w:rsidRPr="00414FFE" w:rsidRDefault="00AF6DD9" w:rsidP="00AF6DD9">
      <w:pPr>
        <w:pStyle w:val="af2"/>
        <w:rPr>
          <w:sz w:val="36"/>
          <w:szCs w:val="22"/>
        </w:rPr>
      </w:pPr>
    </w:p>
    <w:p w14:paraId="53A2BD29" w14:textId="77777777" w:rsidR="00AF6DD9" w:rsidRPr="00414FFE" w:rsidRDefault="00AF6DD9" w:rsidP="00AF6DD9">
      <w:pPr>
        <w:pStyle w:val="af2"/>
        <w:spacing w:before="628"/>
        <w:rPr>
          <w:sz w:val="36"/>
          <w:szCs w:val="22"/>
        </w:rPr>
      </w:pPr>
    </w:p>
    <w:p w14:paraId="253FB094" w14:textId="77777777" w:rsidR="00AF6DD9" w:rsidRPr="00414FFE" w:rsidRDefault="00AF6DD9" w:rsidP="00AF6DD9">
      <w:pPr>
        <w:ind w:left="4"/>
        <w:jc w:val="center"/>
        <w:rPr>
          <w:spacing w:val="-4"/>
          <w:sz w:val="36"/>
          <w:szCs w:val="21"/>
        </w:rPr>
      </w:pPr>
      <w:r w:rsidRPr="00414FFE">
        <w:rPr>
          <w:sz w:val="36"/>
          <w:szCs w:val="21"/>
        </w:rPr>
        <w:t>國立</w:t>
      </w:r>
      <w:r w:rsidRPr="00414FFE">
        <w:rPr>
          <w:rFonts w:hint="eastAsia"/>
          <w:sz w:val="36"/>
          <w:szCs w:val="21"/>
        </w:rPr>
        <w:t>臺</w:t>
      </w:r>
      <w:r w:rsidRPr="00414FFE">
        <w:rPr>
          <w:sz w:val="36"/>
          <w:szCs w:val="21"/>
        </w:rPr>
        <w:t>東高中</w:t>
      </w:r>
      <w:r>
        <w:rPr>
          <w:rFonts w:hint="eastAsia"/>
          <w:spacing w:val="41"/>
          <w:w w:val="150"/>
          <w:sz w:val="36"/>
          <w:szCs w:val="21"/>
        </w:rPr>
        <w:t xml:space="preserve"> </w:t>
      </w:r>
      <w:r w:rsidRPr="00414FFE">
        <w:rPr>
          <w:rFonts w:hint="eastAsia"/>
          <w:spacing w:val="-4"/>
          <w:sz w:val="36"/>
          <w:szCs w:val="21"/>
        </w:rPr>
        <w:t>李詠桀</w:t>
      </w:r>
    </w:p>
    <w:p w14:paraId="1765D9B6" w14:textId="77777777" w:rsidR="00AF6DD9" w:rsidRPr="00414FFE" w:rsidRDefault="00AF6DD9" w:rsidP="00AF6DD9">
      <w:pPr>
        <w:ind w:left="4"/>
        <w:jc w:val="center"/>
        <w:rPr>
          <w:sz w:val="36"/>
          <w:szCs w:val="21"/>
        </w:rPr>
      </w:pPr>
      <w:r w:rsidRPr="00414FFE">
        <w:rPr>
          <w:rFonts w:hint="eastAsia"/>
          <w:spacing w:val="-4"/>
          <w:sz w:val="36"/>
          <w:szCs w:val="21"/>
        </w:rPr>
        <w:t>授課老師</w:t>
      </w:r>
      <w:r>
        <w:rPr>
          <w:rFonts w:hint="eastAsia"/>
          <w:spacing w:val="-4"/>
          <w:sz w:val="36"/>
          <w:szCs w:val="21"/>
        </w:rPr>
        <w:t xml:space="preserve">  </w:t>
      </w:r>
      <w:r w:rsidRPr="00414FFE">
        <w:rPr>
          <w:rFonts w:hint="eastAsia"/>
          <w:spacing w:val="-4"/>
          <w:sz w:val="36"/>
          <w:szCs w:val="21"/>
        </w:rPr>
        <w:t>張志豪</w:t>
      </w:r>
    </w:p>
    <w:p w14:paraId="43242A80" w14:textId="2025A8C2" w:rsidR="00AF6DD9" w:rsidRDefault="00AF6DD9">
      <w:pPr>
        <w:widowControl/>
        <w:autoSpaceDE/>
        <w:autoSpaceDN/>
      </w:pPr>
      <w:r>
        <w:br w:type="page"/>
      </w:r>
    </w:p>
    <w:sdt>
      <w:sdtPr>
        <w:rPr>
          <w:rFonts w:ascii="微軟正黑體" w:eastAsiaTheme="minorEastAsia" w:hAnsi="微軟正黑體" w:cs="微軟正黑體"/>
          <w:color w:val="auto"/>
          <w:sz w:val="24"/>
          <w:szCs w:val="22"/>
          <w:lang w:val="zh-TW"/>
        </w:rPr>
        <w:id w:val="1799360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29162E" w14:textId="6A03BA2A" w:rsidR="00D2688F" w:rsidRPr="00CB39B0" w:rsidRDefault="00D2688F">
          <w:pPr>
            <w:pStyle w:val="af5"/>
            <w:rPr>
              <w:sz w:val="40"/>
              <w:szCs w:val="40"/>
            </w:rPr>
          </w:pPr>
          <w:r w:rsidRPr="00CB39B0">
            <w:rPr>
              <w:sz w:val="40"/>
              <w:szCs w:val="40"/>
              <w:lang w:val="zh-TW"/>
            </w:rPr>
            <w:t>目錄</w:t>
          </w:r>
        </w:p>
        <w:p w14:paraId="011BB6BE" w14:textId="5FD4D62C" w:rsidR="00C66F36" w:rsidRDefault="00D2688F">
          <w:pPr>
            <w:pStyle w:val="11"/>
            <w:tabs>
              <w:tab w:val="left" w:pos="960"/>
              <w:tab w:val="right" w:leader="dot" w:pos="973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459842" w:history="1">
            <w:r w:rsidR="00C66F36" w:rsidRPr="003C05BB">
              <w:rPr>
                <w:rStyle w:val="af6"/>
                <w:rFonts w:hint="eastAsia"/>
                <w:noProof/>
              </w:rPr>
              <w:t>壹、</w:t>
            </w:r>
            <w:r w:rsidR="00C66F36"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66F36" w:rsidRPr="003C05BB">
              <w:rPr>
                <w:rStyle w:val="af6"/>
                <w:rFonts w:hint="eastAsia"/>
                <w:noProof/>
              </w:rPr>
              <w:t>授課內容</w:t>
            </w:r>
            <w:r w:rsidR="00C66F36">
              <w:rPr>
                <w:noProof/>
                <w:webHidden/>
              </w:rPr>
              <w:tab/>
            </w:r>
            <w:r w:rsidR="00C66F36">
              <w:rPr>
                <w:noProof/>
                <w:webHidden/>
              </w:rPr>
              <w:fldChar w:fldCharType="begin"/>
            </w:r>
            <w:r w:rsidR="00C66F36">
              <w:rPr>
                <w:noProof/>
                <w:webHidden/>
              </w:rPr>
              <w:instrText xml:space="preserve"> PAGEREF _Toc205459842 \h </w:instrText>
            </w:r>
            <w:r w:rsidR="00C66F36">
              <w:rPr>
                <w:noProof/>
                <w:webHidden/>
              </w:rPr>
            </w:r>
            <w:r w:rsidR="00C66F36">
              <w:rPr>
                <w:noProof/>
                <w:webHidden/>
              </w:rPr>
              <w:fldChar w:fldCharType="separate"/>
            </w:r>
            <w:r w:rsidR="00F62A6B">
              <w:rPr>
                <w:noProof/>
                <w:webHidden/>
              </w:rPr>
              <w:t>2</w:t>
            </w:r>
            <w:r w:rsidR="00C66F36">
              <w:rPr>
                <w:noProof/>
                <w:webHidden/>
              </w:rPr>
              <w:fldChar w:fldCharType="end"/>
            </w:r>
          </w:hyperlink>
        </w:p>
        <w:p w14:paraId="1F3E3A3E" w14:textId="3FB47C63" w:rsidR="00C66F36" w:rsidRDefault="00C66F36">
          <w:pPr>
            <w:pStyle w:val="11"/>
            <w:tabs>
              <w:tab w:val="left" w:pos="960"/>
              <w:tab w:val="right" w:leader="dot" w:pos="973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5459843" w:history="1">
            <w:r w:rsidRPr="003C05BB">
              <w:rPr>
                <w:rStyle w:val="af6"/>
                <w:rFonts w:hint="eastAsia"/>
                <w:noProof/>
              </w:rPr>
              <w:t>貳、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05BB">
              <w:rPr>
                <w:rStyle w:val="af6"/>
                <w:rFonts w:hint="eastAsia"/>
                <w:noProof/>
              </w:rPr>
              <w:t>心得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_Toc205459843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2A6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D1E3D" w14:textId="557EC1A6" w:rsidR="00C66F36" w:rsidRDefault="00C66F36">
          <w:pPr>
            <w:pStyle w:val="11"/>
            <w:tabs>
              <w:tab w:val="left" w:pos="960"/>
              <w:tab w:val="right" w:leader="dot" w:pos="973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5459844" w:history="1">
            <w:r w:rsidRPr="003C05BB">
              <w:rPr>
                <w:rStyle w:val="af6"/>
                <w:rFonts w:hint="eastAsia"/>
                <w:noProof/>
              </w:rPr>
              <w:t>參、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05BB">
              <w:rPr>
                <w:rStyle w:val="af6"/>
                <w:rFonts w:hint="eastAsia"/>
                <w:noProof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_Toc205459844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2A6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DD499" w14:textId="47652118" w:rsidR="00C66F36" w:rsidRDefault="00C66F36">
          <w:pPr>
            <w:pStyle w:val="11"/>
            <w:tabs>
              <w:tab w:val="left" w:pos="960"/>
              <w:tab w:val="right" w:leader="dot" w:pos="973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5459845" w:history="1">
            <w:r w:rsidRPr="003C05BB">
              <w:rPr>
                <w:rStyle w:val="af6"/>
                <w:rFonts w:hint="eastAsia"/>
                <w:noProof/>
              </w:rPr>
              <w:t>肆、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05BB">
              <w:rPr>
                <w:rStyle w:val="af6"/>
                <w:rFonts w:hint="eastAsia"/>
                <w:noProof/>
              </w:rPr>
              <w:t>器材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_Toc205459845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2A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1F040" w14:textId="37081B6B" w:rsidR="00C66F36" w:rsidRDefault="00C66F36">
          <w:pPr>
            <w:pStyle w:val="11"/>
            <w:tabs>
              <w:tab w:val="left" w:pos="960"/>
              <w:tab w:val="right" w:leader="dot" w:pos="973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5459846" w:history="1">
            <w:r w:rsidRPr="003C05BB">
              <w:rPr>
                <w:rStyle w:val="af6"/>
                <w:rFonts w:hint="eastAsia"/>
                <w:noProof/>
              </w:rPr>
              <w:t>伍、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05BB">
              <w:rPr>
                <w:rStyle w:val="af6"/>
                <w:rFonts w:hint="eastAsia"/>
                <w:noProof/>
              </w:rPr>
              <w:t>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_Toc205459846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2A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A9075" w14:textId="106DD39C" w:rsidR="00C66F36" w:rsidRDefault="00C66F36">
          <w:pPr>
            <w:pStyle w:val="11"/>
            <w:tabs>
              <w:tab w:val="left" w:pos="960"/>
              <w:tab w:val="right" w:leader="dot" w:pos="973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5459847" w:history="1">
            <w:r w:rsidRPr="003C05BB">
              <w:rPr>
                <w:rStyle w:val="af6"/>
                <w:rFonts w:hint="eastAsia"/>
                <w:noProof/>
              </w:rPr>
              <w:t>陸、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05BB">
              <w:rPr>
                <w:rStyle w:val="af6"/>
                <w:rFonts w:hint="eastAsia"/>
                <w:noProof/>
              </w:rPr>
              <w:t>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_Toc205459847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2A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49DBE" w14:textId="396F7AC1" w:rsidR="00C66F36" w:rsidRDefault="00C66F36">
          <w:pPr>
            <w:pStyle w:val="11"/>
            <w:tabs>
              <w:tab w:val="left" w:pos="960"/>
              <w:tab w:val="right" w:leader="dot" w:pos="973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5459848" w:history="1">
            <w:r w:rsidRPr="003C05BB">
              <w:rPr>
                <w:rStyle w:val="af6"/>
                <w:rFonts w:hint="eastAsia"/>
                <w:noProof/>
              </w:rPr>
              <w:t>柒、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05BB">
              <w:rPr>
                <w:rStyle w:val="af6"/>
                <w:rFonts w:hint="eastAsia"/>
                <w:noProof/>
              </w:rPr>
              <w:t>問題與討論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_Toc205459848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2A6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4D102" w14:textId="54342F34" w:rsidR="00D2688F" w:rsidRDefault="00D2688F">
          <w:r>
            <w:rPr>
              <w:b/>
              <w:bCs/>
              <w:lang w:val="zh-TW"/>
            </w:rPr>
            <w:fldChar w:fldCharType="end"/>
          </w:r>
        </w:p>
      </w:sdtContent>
    </w:sdt>
    <w:p w14:paraId="5FC7CDCD" w14:textId="0F2F1B93" w:rsidR="00AF6DD9" w:rsidRDefault="00AF6DD9">
      <w:pPr>
        <w:widowControl/>
        <w:autoSpaceDE/>
        <w:autoSpaceDN/>
      </w:pPr>
      <w:r>
        <w:br w:type="page"/>
      </w:r>
    </w:p>
    <w:p w14:paraId="6A8AF3A3" w14:textId="3A1C8E68" w:rsidR="00AF6DD9" w:rsidRDefault="00AF6DD9" w:rsidP="00AF6DD9">
      <w:pPr>
        <w:pStyle w:val="1"/>
        <w:numPr>
          <w:ilvl w:val="0"/>
          <w:numId w:val="3"/>
        </w:numPr>
      </w:pPr>
      <w:bookmarkStart w:id="0" w:name="_Toc205459842"/>
      <w:r>
        <w:rPr>
          <w:rFonts w:hint="eastAsia"/>
        </w:rPr>
        <w:lastRenderedPageBreak/>
        <w:t>授課內容</w:t>
      </w:r>
      <w:bookmarkEnd w:id="0"/>
    </w:p>
    <w:p w14:paraId="73430C3A" w14:textId="0FF673A1" w:rsidR="00AF6DD9" w:rsidRPr="00AF6DD9" w:rsidRDefault="00AF6DD9" w:rsidP="00AF6DD9">
      <w:pPr>
        <w:ind w:firstLine="480"/>
        <w:rPr>
          <w:rFonts w:asciiTheme="minorEastAsia" w:hAnsiTheme="minorEastAsia"/>
          <w:szCs w:val="24"/>
        </w:rPr>
      </w:pPr>
      <w:r w:rsidRPr="00AF6DD9">
        <w:rPr>
          <w:rFonts w:asciiTheme="minorEastAsia" w:hAnsiTheme="minorEastAsia"/>
          <w:szCs w:val="24"/>
        </w:rPr>
        <w:t>在本學期生化初探課程中，主題</w:t>
      </w:r>
      <w:r w:rsidRPr="00AF6DD9">
        <w:rPr>
          <w:rFonts w:asciiTheme="minorEastAsia" w:hAnsiTheme="minorEastAsia" w:hint="eastAsia"/>
          <w:szCs w:val="24"/>
        </w:rPr>
        <w:t>為</w:t>
      </w:r>
      <w:r w:rsidRPr="00AF6DD9">
        <w:rPr>
          <w:rFonts w:asciiTheme="minorEastAsia" w:hAnsiTheme="minorEastAsia"/>
          <w:szCs w:val="24"/>
        </w:rPr>
        <w:t>「阿斯匹靈合成」。</w:t>
      </w:r>
      <w:r w:rsidRPr="00AF6DD9">
        <w:rPr>
          <w:rFonts w:asciiTheme="minorEastAsia" w:hAnsiTheme="minorEastAsia" w:hint="eastAsia"/>
          <w:szCs w:val="24"/>
        </w:rPr>
        <w:t>內容包括</w:t>
      </w:r>
      <w:r w:rsidRPr="00AF6DD9">
        <w:rPr>
          <w:rFonts w:asciiTheme="minorEastAsia" w:hAnsiTheme="minorEastAsia"/>
          <w:szCs w:val="24"/>
        </w:rPr>
        <w:t>依照教材中</w:t>
      </w:r>
      <w:r w:rsidRPr="00AF6DD9">
        <w:rPr>
          <w:rFonts w:asciiTheme="minorEastAsia" w:hAnsiTheme="minorEastAsia" w:hint="eastAsia"/>
          <w:szCs w:val="24"/>
        </w:rPr>
        <w:t>準備與操作</w:t>
      </w:r>
      <w:r w:rsidRPr="00AF6DD9">
        <w:rPr>
          <w:rFonts w:asciiTheme="minorEastAsia" w:hAnsiTheme="minorEastAsia"/>
          <w:szCs w:val="24"/>
        </w:rPr>
        <w:t>步驟撰寫預報</w:t>
      </w:r>
      <w:r w:rsidRPr="00AF6DD9">
        <w:rPr>
          <w:rFonts w:asciiTheme="minorEastAsia" w:hAnsiTheme="minorEastAsia" w:hint="eastAsia"/>
          <w:szCs w:val="24"/>
        </w:rPr>
        <w:t>來</w:t>
      </w:r>
      <w:r w:rsidRPr="00AF6DD9">
        <w:rPr>
          <w:rFonts w:asciiTheme="minorEastAsia" w:hAnsiTheme="minorEastAsia"/>
          <w:szCs w:val="24"/>
        </w:rPr>
        <w:t>熟悉實驗</w:t>
      </w:r>
      <w:r w:rsidRPr="00AF6DD9">
        <w:rPr>
          <w:rFonts w:asciiTheme="minorEastAsia" w:hAnsiTheme="minorEastAsia" w:hint="eastAsia"/>
          <w:szCs w:val="24"/>
        </w:rPr>
        <w:t>用藥品與實驗</w:t>
      </w:r>
      <w:r w:rsidRPr="00AF6DD9">
        <w:rPr>
          <w:rFonts w:asciiTheme="minorEastAsia" w:hAnsiTheme="minorEastAsia"/>
          <w:szCs w:val="24"/>
        </w:rPr>
        <w:t>流程，並透過實際操作，</w:t>
      </w:r>
      <w:r w:rsidRPr="00AF6DD9">
        <w:rPr>
          <w:rFonts w:asciiTheme="minorEastAsia" w:hAnsiTheme="minorEastAsia" w:hint="eastAsia"/>
          <w:szCs w:val="24"/>
        </w:rPr>
        <w:t>合成出成品並將其純化</w:t>
      </w:r>
      <w:r w:rsidRPr="00AF6DD9">
        <w:rPr>
          <w:rFonts w:asciiTheme="minorEastAsia" w:hAnsiTheme="minorEastAsia"/>
          <w:szCs w:val="24"/>
        </w:rPr>
        <w:t>。過程中，學習</w:t>
      </w:r>
      <w:r w:rsidRPr="00AF6DD9">
        <w:rPr>
          <w:rFonts w:asciiTheme="minorEastAsia" w:hAnsiTheme="minorEastAsia" w:hint="eastAsia"/>
          <w:szCs w:val="24"/>
        </w:rPr>
        <w:t>到了</w:t>
      </w:r>
      <w:r w:rsidRPr="00AF6DD9">
        <w:rPr>
          <w:rFonts w:asciiTheme="minorEastAsia" w:hAnsiTheme="minorEastAsia"/>
          <w:szCs w:val="24"/>
        </w:rPr>
        <w:t>多種實驗器材使用方式，</w:t>
      </w:r>
      <w:r w:rsidRPr="00AF6DD9">
        <w:rPr>
          <w:rFonts w:asciiTheme="minorEastAsia" w:hAnsiTheme="minorEastAsia" w:hint="eastAsia"/>
          <w:szCs w:val="24"/>
        </w:rPr>
        <w:t>並熟悉化學劑量計算</w:t>
      </w:r>
      <w:r w:rsidRPr="00AF6DD9">
        <w:rPr>
          <w:rFonts w:asciiTheme="minorEastAsia" w:hAnsiTheme="minorEastAsia"/>
          <w:szCs w:val="24"/>
        </w:rPr>
        <w:t>。最</w:t>
      </w:r>
      <w:r w:rsidRPr="00AF6DD9">
        <w:rPr>
          <w:rFonts w:asciiTheme="minorEastAsia" w:hAnsiTheme="minorEastAsia" w:hint="eastAsia"/>
          <w:szCs w:val="24"/>
        </w:rPr>
        <w:t>後</w:t>
      </w:r>
      <w:r w:rsidRPr="00AF6DD9">
        <w:rPr>
          <w:rFonts w:asciiTheme="minorEastAsia" w:hAnsiTheme="minorEastAsia"/>
          <w:szCs w:val="24"/>
        </w:rPr>
        <w:t>，每位學生</w:t>
      </w:r>
      <w:r w:rsidRPr="00AF6DD9">
        <w:rPr>
          <w:rFonts w:asciiTheme="minorEastAsia" w:hAnsiTheme="minorEastAsia" w:hint="eastAsia"/>
          <w:szCs w:val="24"/>
        </w:rPr>
        <w:t>需</w:t>
      </w:r>
      <w:r w:rsidRPr="00AF6DD9">
        <w:rPr>
          <w:rFonts w:asciiTheme="minorEastAsia" w:hAnsiTheme="minorEastAsia"/>
          <w:szCs w:val="24"/>
        </w:rPr>
        <w:t>完成一份</w:t>
      </w:r>
      <w:r w:rsidRPr="00AF6DD9">
        <w:rPr>
          <w:rFonts w:asciiTheme="minorEastAsia" w:hAnsiTheme="minorEastAsia" w:hint="eastAsia"/>
          <w:szCs w:val="24"/>
        </w:rPr>
        <w:t>實驗</w:t>
      </w:r>
      <w:r w:rsidRPr="00AF6DD9">
        <w:rPr>
          <w:rFonts w:asciiTheme="minorEastAsia" w:hAnsiTheme="minorEastAsia"/>
          <w:szCs w:val="24"/>
        </w:rPr>
        <w:t>結報，</w:t>
      </w:r>
      <w:r w:rsidRPr="00AF6DD9">
        <w:rPr>
          <w:rFonts w:asciiTheme="minorEastAsia" w:hAnsiTheme="minorEastAsia" w:hint="eastAsia"/>
          <w:szCs w:val="24"/>
        </w:rPr>
        <w:t>除了計算理論產量，還需寫下從中所遇到問題與解決方法</w:t>
      </w:r>
      <w:r w:rsidRPr="00AF6DD9">
        <w:rPr>
          <w:rFonts w:asciiTheme="minorEastAsia" w:hAnsiTheme="minorEastAsia"/>
          <w:szCs w:val="24"/>
        </w:rPr>
        <w:t>。</w:t>
      </w:r>
    </w:p>
    <w:p w14:paraId="517CD5BB" w14:textId="4DDB995A" w:rsidR="00AF6DD9" w:rsidRDefault="00AF6DD9" w:rsidP="00AF6DD9">
      <w:pPr>
        <w:pStyle w:val="1"/>
        <w:numPr>
          <w:ilvl w:val="0"/>
          <w:numId w:val="3"/>
        </w:numPr>
      </w:pPr>
      <w:bookmarkStart w:id="1" w:name="_Toc205459843"/>
      <w:r>
        <w:rPr>
          <w:rFonts w:hint="eastAsia"/>
        </w:rPr>
        <w:t>心得</w:t>
      </w:r>
      <w:bookmarkEnd w:id="1"/>
    </w:p>
    <w:p w14:paraId="0DF2288D" w14:textId="0303A414" w:rsidR="00AF6DD9" w:rsidRPr="00AF6DD9" w:rsidRDefault="00AF6DD9" w:rsidP="00AF6DD9">
      <w:pPr>
        <w:ind w:firstLine="480"/>
        <w:rPr>
          <w:rFonts w:asciiTheme="minorEastAsia" w:hAnsiTheme="minorEastAsia"/>
          <w:szCs w:val="24"/>
        </w:rPr>
      </w:pPr>
      <w:r w:rsidRPr="00AF6DD9">
        <w:rPr>
          <w:rFonts w:asciiTheme="minorEastAsia" w:hAnsiTheme="minorEastAsia"/>
          <w:szCs w:val="24"/>
        </w:rPr>
        <w:t>這次實驗做了阿斯匹靈合成與純化，在實驗過程中遇到問題，包括粗產物長時間暴露在潮濕環境中而水解變色、純化不正確導致產物中含有柳酸、第二次合成時發生乙醯氯氣化。</w:t>
      </w:r>
    </w:p>
    <w:p w14:paraId="1E0A713B" w14:textId="77777777" w:rsidR="00AF6DD9" w:rsidRPr="00AF6DD9" w:rsidRDefault="00AF6DD9" w:rsidP="00AF6DD9">
      <w:pPr>
        <w:ind w:firstLine="480"/>
        <w:rPr>
          <w:rFonts w:asciiTheme="minorEastAsia" w:hAnsiTheme="minorEastAsia"/>
          <w:szCs w:val="24"/>
        </w:rPr>
      </w:pPr>
      <w:r w:rsidRPr="00AF6DD9">
        <w:rPr>
          <w:rFonts w:asciiTheme="minorEastAsia" w:hAnsiTheme="minorEastAsia" w:hint="eastAsia"/>
          <w:szCs w:val="24"/>
        </w:rPr>
        <w:t>除了學習基礎實驗器材操作，</w:t>
      </w:r>
      <w:r w:rsidRPr="00AF6DD9">
        <w:rPr>
          <w:rFonts w:asciiTheme="minorEastAsia" w:hAnsiTheme="minorEastAsia"/>
          <w:szCs w:val="24"/>
        </w:rPr>
        <w:t>如抽氣過濾</w:t>
      </w:r>
      <w:r w:rsidRPr="00AF6DD9">
        <w:rPr>
          <w:rFonts w:asciiTheme="minorEastAsia" w:hAnsiTheme="minorEastAsia" w:hint="eastAsia"/>
          <w:szCs w:val="24"/>
        </w:rPr>
        <w:t>原理與使用</w:t>
      </w:r>
      <w:r w:rsidRPr="00AF6DD9">
        <w:rPr>
          <w:rFonts w:asciiTheme="minorEastAsia" w:hAnsiTheme="minorEastAsia"/>
          <w:szCs w:val="24"/>
        </w:rPr>
        <w:t>、加熱版使用</w:t>
      </w:r>
      <w:r w:rsidRPr="00AF6DD9">
        <w:rPr>
          <w:rFonts w:asciiTheme="minorEastAsia" w:hAnsiTheme="minorEastAsia" w:hint="eastAsia"/>
          <w:szCs w:val="24"/>
        </w:rPr>
        <w:t>與</w:t>
      </w:r>
      <w:r w:rsidRPr="00AF6DD9">
        <w:rPr>
          <w:rFonts w:asciiTheme="minorEastAsia" w:hAnsiTheme="minorEastAsia"/>
          <w:szCs w:val="24"/>
        </w:rPr>
        <w:t>藥品櫃分類，還有實驗失敗</w:t>
      </w:r>
      <w:r w:rsidRPr="00AF6DD9">
        <w:rPr>
          <w:rFonts w:asciiTheme="minorEastAsia" w:hAnsiTheme="minorEastAsia" w:hint="eastAsia"/>
          <w:szCs w:val="24"/>
        </w:rPr>
        <w:t>後</w:t>
      </w:r>
      <w:r w:rsidRPr="00AF6DD9">
        <w:rPr>
          <w:rFonts w:asciiTheme="minorEastAsia" w:hAnsiTheme="minorEastAsia"/>
          <w:szCs w:val="24"/>
        </w:rPr>
        <w:t>處理方法。</w:t>
      </w:r>
      <w:r w:rsidRPr="00AF6DD9">
        <w:rPr>
          <w:rFonts w:asciiTheme="minorEastAsia" w:hAnsiTheme="minorEastAsia" w:hint="eastAsia"/>
          <w:szCs w:val="24"/>
        </w:rPr>
        <w:t>下</w:t>
      </w:r>
      <w:r w:rsidRPr="00AF6DD9">
        <w:rPr>
          <w:rFonts w:asciiTheme="minorEastAsia" w:hAnsiTheme="minorEastAsia"/>
          <w:szCs w:val="24"/>
        </w:rPr>
        <w:t>次再做時，</w:t>
      </w:r>
      <w:r w:rsidRPr="00AF6DD9">
        <w:rPr>
          <w:rFonts w:asciiTheme="minorEastAsia" w:hAnsiTheme="minorEastAsia" w:hint="eastAsia"/>
          <w:szCs w:val="24"/>
        </w:rPr>
        <w:t>會</w:t>
      </w:r>
      <w:r w:rsidRPr="00AF6DD9">
        <w:rPr>
          <w:rFonts w:asciiTheme="minorEastAsia" w:hAnsiTheme="minorEastAsia"/>
          <w:szCs w:val="24"/>
        </w:rPr>
        <w:t>事先把流程看熟，注意加熱時間，</w:t>
      </w:r>
      <w:r w:rsidRPr="00AF6DD9">
        <w:rPr>
          <w:rFonts w:asciiTheme="minorEastAsia" w:hAnsiTheme="minorEastAsia" w:hint="eastAsia"/>
          <w:szCs w:val="24"/>
        </w:rPr>
        <w:t>並多次進行純化</w:t>
      </w:r>
      <w:r w:rsidRPr="00AF6DD9">
        <w:rPr>
          <w:rFonts w:asciiTheme="minorEastAsia" w:hAnsiTheme="minorEastAsia"/>
          <w:szCs w:val="24"/>
        </w:rPr>
        <w:t>，確保反應完整</w:t>
      </w:r>
      <w:r w:rsidRPr="00AF6DD9">
        <w:rPr>
          <w:rFonts w:asciiTheme="minorEastAsia" w:hAnsiTheme="minorEastAsia" w:hint="eastAsia"/>
          <w:szCs w:val="24"/>
        </w:rPr>
        <w:t>。</w:t>
      </w:r>
    </w:p>
    <w:p w14:paraId="11A6AD44" w14:textId="77777777" w:rsidR="00AF6DD9" w:rsidRPr="00AF6DD9" w:rsidRDefault="00AF6DD9" w:rsidP="00AF6DD9">
      <w:pPr>
        <w:ind w:firstLine="480"/>
        <w:rPr>
          <w:rFonts w:asciiTheme="minorEastAsia" w:hAnsiTheme="minorEastAsia"/>
          <w:szCs w:val="24"/>
        </w:rPr>
      </w:pPr>
      <w:r w:rsidRPr="00AF6DD9">
        <w:rPr>
          <w:rFonts w:asciiTheme="minorEastAsia" w:hAnsiTheme="minorEastAsia" w:hint="eastAsia"/>
          <w:szCs w:val="24"/>
        </w:rPr>
        <w:t>本次實驗未測量實際產量，無法計算產率，因為此次實驗除了檢測純化乾淨程度，產率也為主要實驗結果，同時也未撰寫實驗筆記，導致資料缺失，此為實驗嚴重疏失，下次會改進。</w:t>
      </w:r>
    </w:p>
    <w:p w14:paraId="4251D275" w14:textId="6C1F1ED9" w:rsidR="00AF6DD9" w:rsidRPr="00AF6DD9" w:rsidRDefault="00AF6DD9" w:rsidP="00AF6DD9">
      <w:pPr>
        <w:ind w:firstLine="480"/>
        <w:rPr>
          <w:rFonts w:asciiTheme="minorEastAsia" w:hAnsiTheme="minorEastAsia"/>
          <w:szCs w:val="24"/>
        </w:rPr>
      </w:pPr>
      <w:r w:rsidRPr="00AF6DD9">
        <w:rPr>
          <w:rFonts w:asciiTheme="minorEastAsia" w:hAnsiTheme="minorEastAsia" w:hint="eastAsia"/>
          <w:szCs w:val="24"/>
        </w:rPr>
        <w:t>本次實驗中，使用了</w:t>
      </w:r>
      <w:r w:rsidRPr="00AF6DD9">
        <w:rPr>
          <w:rFonts w:asciiTheme="minorEastAsia" w:hAnsiTheme="minorEastAsia"/>
          <w:szCs w:val="24"/>
        </w:rPr>
        <w:t>酸鹼萃取</w:t>
      </w:r>
      <w:r w:rsidRPr="00AF6DD9">
        <w:rPr>
          <w:rFonts w:asciiTheme="minorEastAsia" w:hAnsiTheme="minorEastAsia" w:hint="eastAsia"/>
          <w:szCs w:val="24"/>
        </w:rPr>
        <w:t>純化，搜尋後</w:t>
      </w:r>
      <w:r w:rsidRPr="00AF6DD9">
        <w:rPr>
          <w:rFonts w:asciiTheme="minorEastAsia" w:hAnsiTheme="minorEastAsia"/>
          <w:szCs w:val="24"/>
        </w:rPr>
        <w:t>最佳純化方法其實是重結晶法</w:t>
      </w:r>
      <w:r w:rsidRPr="00AF6DD9">
        <w:rPr>
          <w:rFonts w:asciiTheme="minorEastAsia" w:hAnsiTheme="minorEastAsia" w:hint="eastAsia"/>
          <w:szCs w:val="24"/>
        </w:rPr>
        <w:t>，</w:t>
      </w:r>
      <w:r w:rsidRPr="00AF6DD9">
        <w:rPr>
          <w:rFonts w:asciiTheme="minorEastAsia" w:hAnsiTheme="minorEastAsia"/>
          <w:szCs w:val="24"/>
        </w:rPr>
        <w:t>因為阿斯匹靈在冷水中溶解度低，熱水中溶解度高，可</w:t>
      </w:r>
      <w:r w:rsidRPr="00AF6DD9">
        <w:rPr>
          <w:rFonts w:asciiTheme="minorEastAsia" w:hAnsiTheme="minorEastAsia" w:hint="eastAsia"/>
          <w:szCs w:val="24"/>
        </w:rPr>
        <w:t>以藉</w:t>
      </w:r>
      <w:r w:rsidRPr="00AF6DD9">
        <w:rPr>
          <w:rFonts w:asciiTheme="minorEastAsia" w:hAnsiTheme="minorEastAsia"/>
          <w:szCs w:val="24"/>
        </w:rPr>
        <w:t>溫度差使</w:t>
      </w:r>
      <w:r w:rsidRPr="00AF6DD9">
        <w:rPr>
          <w:rFonts w:asciiTheme="minorEastAsia" w:hAnsiTheme="minorEastAsia" w:hint="eastAsia"/>
          <w:szCs w:val="24"/>
        </w:rPr>
        <w:t>其重新結晶</w:t>
      </w:r>
      <w:r w:rsidRPr="00AF6DD9">
        <w:rPr>
          <w:rFonts w:asciiTheme="minorEastAsia" w:hAnsiTheme="minorEastAsia"/>
          <w:szCs w:val="24"/>
        </w:rPr>
        <w:t>，去除雜質</w:t>
      </w:r>
      <w:r w:rsidRPr="00AF6DD9">
        <w:rPr>
          <w:rFonts w:asciiTheme="minorEastAsia" w:hAnsiTheme="minorEastAsia" w:hint="eastAsia"/>
          <w:szCs w:val="24"/>
        </w:rPr>
        <w:t>。生活中也有樣品</w:t>
      </w:r>
      <w:r w:rsidR="00CB39B0">
        <w:rPr>
          <w:rFonts w:asciiTheme="minorEastAsia" w:hAnsiTheme="minorEastAsia" w:hint="eastAsia"/>
          <w:szCs w:val="24"/>
        </w:rPr>
        <w:t>是</w:t>
      </w:r>
      <w:r w:rsidRPr="00AF6DD9">
        <w:rPr>
          <w:rFonts w:asciiTheme="minorEastAsia" w:hAnsiTheme="minorEastAsia" w:hint="eastAsia"/>
          <w:szCs w:val="24"/>
        </w:rPr>
        <w:t>使用</w:t>
      </w:r>
      <w:r w:rsidRPr="00AF6DD9">
        <w:rPr>
          <w:rFonts w:asciiTheme="minorEastAsia" w:hAnsiTheme="minorEastAsia"/>
          <w:szCs w:val="24"/>
        </w:rPr>
        <w:t>酸鹼萃取</w:t>
      </w:r>
      <w:r w:rsidRPr="00AF6DD9">
        <w:rPr>
          <w:rFonts w:asciiTheme="minorEastAsia" w:hAnsiTheme="minorEastAsia" w:hint="eastAsia"/>
          <w:szCs w:val="24"/>
        </w:rPr>
        <w:t>，如</w:t>
      </w:r>
      <w:r w:rsidR="00CB39B0">
        <w:rPr>
          <w:rFonts w:asciiTheme="minorEastAsia" w:hAnsiTheme="minorEastAsia" w:hint="eastAsia"/>
          <w:szCs w:val="24"/>
        </w:rPr>
        <w:t>：</w:t>
      </w:r>
      <w:r w:rsidRPr="00AF6DD9">
        <w:rPr>
          <w:rFonts w:asciiTheme="minorEastAsia" w:hAnsiTheme="minorEastAsia" w:hint="eastAsia"/>
          <w:szCs w:val="24"/>
        </w:rPr>
        <w:t>咖啡因萃取，</w:t>
      </w:r>
      <w:r w:rsidRPr="00AF6DD9">
        <w:rPr>
          <w:rFonts w:asciiTheme="minorEastAsia" w:hAnsiTheme="minorEastAsia"/>
          <w:szCs w:val="24"/>
        </w:rPr>
        <w:t>然而更常用的</w:t>
      </w:r>
      <w:r w:rsidRPr="00AF6DD9">
        <w:rPr>
          <w:rFonts w:asciiTheme="minorEastAsia" w:hAnsiTheme="minorEastAsia" w:hint="eastAsia"/>
          <w:szCs w:val="24"/>
        </w:rPr>
        <w:t>純化</w:t>
      </w:r>
      <w:r w:rsidRPr="00AF6DD9">
        <w:rPr>
          <w:rFonts w:asciiTheme="minorEastAsia" w:hAnsiTheme="minorEastAsia"/>
          <w:szCs w:val="24"/>
        </w:rPr>
        <w:t>方式是超臨界二氧化碳萃取法，因為在超臨界狀態下，</w:t>
      </w:r>
      <w:r w:rsidRPr="00AF6DD9">
        <w:rPr>
          <w:rFonts w:asciiTheme="minorEastAsia" w:hAnsiTheme="minorEastAsia" w:hint="eastAsia"/>
          <w:szCs w:val="24"/>
        </w:rPr>
        <w:t>二氧化碳有</w:t>
      </w:r>
      <w:r w:rsidRPr="00AF6DD9">
        <w:rPr>
          <w:rFonts w:asciiTheme="minorEastAsia" w:hAnsiTheme="minorEastAsia"/>
          <w:szCs w:val="24"/>
        </w:rPr>
        <w:t>高擴散性與高溶解性，可以有效萃取咖啡因</w:t>
      </w:r>
      <w:r w:rsidRPr="00AF6DD9">
        <w:rPr>
          <w:rFonts w:asciiTheme="minorEastAsia" w:hAnsiTheme="minorEastAsia" w:hint="eastAsia"/>
          <w:szCs w:val="24"/>
        </w:rPr>
        <w:t>。這類方法可被稱為最佳萃取方法，</w:t>
      </w:r>
      <w:r w:rsidRPr="00AF6DD9">
        <w:rPr>
          <w:rFonts w:asciiTheme="minorEastAsia" w:hAnsiTheme="minorEastAsia"/>
          <w:szCs w:val="24"/>
        </w:rPr>
        <w:t>關鍵</w:t>
      </w:r>
      <w:r w:rsidRPr="00AF6DD9">
        <w:rPr>
          <w:rFonts w:asciiTheme="minorEastAsia" w:hAnsiTheme="minorEastAsia" w:hint="eastAsia"/>
          <w:szCs w:val="24"/>
        </w:rPr>
        <w:t>是</w:t>
      </w:r>
      <w:r w:rsidRPr="00AF6DD9">
        <w:rPr>
          <w:rFonts w:asciiTheme="minorEastAsia" w:hAnsiTheme="minorEastAsia"/>
          <w:szCs w:val="24"/>
        </w:rPr>
        <w:t>物理性質（如溶解度、極性）能與溶劑配合。</w:t>
      </w:r>
    </w:p>
    <w:p w14:paraId="0C8C5839" w14:textId="5C185596" w:rsidR="00AF6DD9" w:rsidRDefault="00AF6DD9" w:rsidP="00AF6DD9">
      <w:pPr>
        <w:ind w:firstLine="480"/>
        <w:rPr>
          <w:rFonts w:asciiTheme="minorEastAsia" w:hAnsiTheme="minorEastAsia"/>
          <w:szCs w:val="24"/>
        </w:rPr>
      </w:pPr>
      <w:r w:rsidRPr="00AF6DD9">
        <w:rPr>
          <w:rFonts w:asciiTheme="minorEastAsia" w:hAnsiTheme="minorEastAsia" w:hint="eastAsia"/>
          <w:szCs w:val="24"/>
        </w:rPr>
        <w:t>以後做實驗時，會</w:t>
      </w:r>
      <w:r w:rsidRPr="00AF6DD9">
        <w:rPr>
          <w:rFonts w:asciiTheme="minorEastAsia" w:hAnsiTheme="minorEastAsia"/>
          <w:szCs w:val="24"/>
        </w:rPr>
        <w:t>先確認</w:t>
      </w:r>
      <w:r w:rsidRPr="00AF6DD9">
        <w:rPr>
          <w:rFonts w:asciiTheme="minorEastAsia" w:hAnsiTheme="minorEastAsia" w:hint="eastAsia"/>
          <w:szCs w:val="24"/>
        </w:rPr>
        <w:t>樣品之</w:t>
      </w:r>
      <w:r w:rsidRPr="00AF6DD9">
        <w:rPr>
          <w:rFonts w:asciiTheme="minorEastAsia" w:hAnsiTheme="minorEastAsia"/>
          <w:szCs w:val="24"/>
        </w:rPr>
        <w:t>物理</w:t>
      </w:r>
      <w:r w:rsidRPr="00AF6DD9">
        <w:rPr>
          <w:rFonts w:asciiTheme="minorEastAsia" w:hAnsiTheme="minorEastAsia" w:hint="eastAsia"/>
          <w:szCs w:val="24"/>
        </w:rPr>
        <w:t>性質</w:t>
      </w:r>
      <w:r w:rsidRPr="00AF6DD9">
        <w:rPr>
          <w:rFonts w:asciiTheme="minorEastAsia" w:hAnsiTheme="minorEastAsia"/>
          <w:szCs w:val="24"/>
        </w:rPr>
        <w:t>與化學性質</w:t>
      </w:r>
      <w:r w:rsidRPr="00AF6DD9">
        <w:rPr>
          <w:rFonts w:asciiTheme="minorEastAsia" w:hAnsiTheme="minorEastAsia" w:hint="eastAsia"/>
          <w:szCs w:val="24"/>
        </w:rPr>
        <w:t>，而非</w:t>
      </w:r>
      <w:r w:rsidRPr="00AF6DD9">
        <w:rPr>
          <w:rFonts w:asciiTheme="minorEastAsia" w:hAnsiTheme="minorEastAsia"/>
          <w:szCs w:val="24"/>
        </w:rPr>
        <w:t>一味套用</w:t>
      </w:r>
      <w:r w:rsidRPr="00AF6DD9">
        <w:rPr>
          <w:rFonts w:asciiTheme="minorEastAsia" w:hAnsiTheme="minorEastAsia" w:hint="eastAsia"/>
          <w:szCs w:val="24"/>
        </w:rPr>
        <w:t>課程</w:t>
      </w:r>
      <w:r w:rsidRPr="00AF6DD9">
        <w:rPr>
          <w:rFonts w:asciiTheme="minorEastAsia" w:hAnsiTheme="minorEastAsia"/>
          <w:szCs w:val="24"/>
        </w:rPr>
        <w:t>標準程序</w:t>
      </w:r>
      <w:r w:rsidRPr="00AF6DD9">
        <w:rPr>
          <w:rFonts w:asciiTheme="minorEastAsia" w:hAnsiTheme="minorEastAsia" w:hint="eastAsia"/>
          <w:szCs w:val="24"/>
        </w:rPr>
        <w:t>，以提高實驗成功率。</w:t>
      </w:r>
    </w:p>
    <w:p w14:paraId="60B79EE0" w14:textId="0BD4C679" w:rsidR="00AF6DD9" w:rsidRDefault="00AF6DD9" w:rsidP="00AF6DD9">
      <w:pPr>
        <w:pStyle w:val="1"/>
        <w:numPr>
          <w:ilvl w:val="0"/>
          <w:numId w:val="3"/>
        </w:numPr>
      </w:pPr>
      <w:bookmarkStart w:id="2" w:name="_Toc205459844"/>
      <w:r>
        <w:rPr>
          <w:rFonts w:hint="eastAsia"/>
        </w:rPr>
        <w:t>目的</w:t>
      </w:r>
      <w:bookmarkEnd w:id="2"/>
    </w:p>
    <w:p w14:paraId="1BAC58D4" w14:textId="77777777" w:rsidR="00AF6DD9" w:rsidRPr="00AF6DD9" w:rsidRDefault="00AF6DD9" w:rsidP="00AF6DD9">
      <w:pPr>
        <w:pStyle w:val="a9"/>
        <w:numPr>
          <w:ilvl w:val="0"/>
          <w:numId w:val="5"/>
        </w:numPr>
        <w:autoSpaceDE/>
        <w:autoSpaceDN/>
        <w:rPr>
          <w:szCs w:val="24"/>
        </w:rPr>
      </w:pPr>
      <w:r w:rsidRPr="00AF6DD9">
        <w:rPr>
          <w:szCs w:val="24"/>
        </w:rPr>
        <w:t>利用柳酸與乙醯氯製備阿斯匹靈。</w:t>
      </w:r>
    </w:p>
    <w:p w14:paraId="3DD87330" w14:textId="77777777" w:rsidR="00AF6DD9" w:rsidRPr="00AF6DD9" w:rsidRDefault="00AF6DD9" w:rsidP="00AF6DD9">
      <w:pPr>
        <w:pStyle w:val="a9"/>
        <w:numPr>
          <w:ilvl w:val="0"/>
          <w:numId w:val="5"/>
        </w:numPr>
        <w:autoSpaceDE/>
        <w:autoSpaceDN/>
        <w:rPr>
          <w:szCs w:val="24"/>
        </w:rPr>
      </w:pPr>
      <w:r w:rsidRPr="00AF6DD9">
        <w:rPr>
          <w:rFonts w:hint="eastAsia"/>
          <w:szCs w:val="24"/>
        </w:rPr>
        <w:t>對粗產物進行</w:t>
      </w:r>
      <w:r w:rsidRPr="00AF6DD9">
        <w:rPr>
          <w:szCs w:val="24"/>
        </w:rPr>
        <w:t>中和、過濾與再結晶。</w:t>
      </w:r>
    </w:p>
    <w:p w14:paraId="33C7DECA" w14:textId="77777777" w:rsidR="00AF6DD9" w:rsidRPr="00AF6DD9" w:rsidRDefault="00AF6DD9" w:rsidP="00AF6DD9">
      <w:pPr>
        <w:pStyle w:val="a9"/>
        <w:numPr>
          <w:ilvl w:val="0"/>
          <w:numId w:val="5"/>
        </w:numPr>
        <w:autoSpaceDE/>
        <w:autoSpaceDN/>
        <w:rPr>
          <w:szCs w:val="24"/>
        </w:rPr>
      </w:pPr>
      <w:r w:rsidRPr="00AF6DD9">
        <w:rPr>
          <w:szCs w:val="24"/>
        </w:rPr>
        <w:t>檢測產物是否含有未反應</w:t>
      </w:r>
      <w:r w:rsidRPr="00AF6DD9">
        <w:rPr>
          <w:rFonts w:hint="eastAsia"/>
          <w:szCs w:val="24"/>
        </w:rPr>
        <w:t>之</w:t>
      </w:r>
      <w:r w:rsidRPr="00AF6DD9">
        <w:rPr>
          <w:szCs w:val="24"/>
        </w:rPr>
        <w:t>柳酸。</w:t>
      </w:r>
    </w:p>
    <w:p w14:paraId="58FBFE72" w14:textId="5160C52A" w:rsidR="00AF6DD9" w:rsidRDefault="00AF6DD9" w:rsidP="00AF6DD9">
      <w:pPr>
        <w:pStyle w:val="a9"/>
        <w:numPr>
          <w:ilvl w:val="0"/>
          <w:numId w:val="5"/>
        </w:numPr>
        <w:autoSpaceDE/>
        <w:autoSpaceDN/>
        <w:rPr>
          <w:szCs w:val="24"/>
        </w:rPr>
      </w:pPr>
      <w:r w:rsidRPr="00AF6DD9">
        <w:rPr>
          <w:szCs w:val="24"/>
        </w:rPr>
        <w:t>計算理論產量。</w:t>
      </w:r>
    </w:p>
    <w:p w14:paraId="5D24370D" w14:textId="71DD0860" w:rsidR="00AF6DD9" w:rsidRPr="00AF6DD9" w:rsidRDefault="00AF6DD9" w:rsidP="00AF6DD9">
      <w:pPr>
        <w:widowControl/>
        <w:autoSpaceDE/>
        <w:autoSpaceDN/>
        <w:rPr>
          <w:szCs w:val="24"/>
        </w:rPr>
      </w:pPr>
      <w:r>
        <w:rPr>
          <w:szCs w:val="24"/>
        </w:rPr>
        <w:br w:type="page"/>
      </w:r>
    </w:p>
    <w:p w14:paraId="692D5273" w14:textId="62F85D8D" w:rsidR="00AF6DD9" w:rsidRDefault="00AF6DD9" w:rsidP="00AF6DD9">
      <w:pPr>
        <w:pStyle w:val="1"/>
        <w:numPr>
          <w:ilvl w:val="0"/>
          <w:numId w:val="3"/>
        </w:numPr>
      </w:pPr>
      <w:bookmarkStart w:id="3" w:name="_Toc205459845"/>
      <w:r>
        <w:rPr>
          <w:rFonts w:hint="eastAsia"/>
        </w:rPr>
        <w:lastRenderedPageBreak/>
        <w:t>器材</w:t>
      </w:r>
      <w:bookmarkEnd w:id="3"/>
    </w:p>
    <w:p w14:paraId="3463B355" w14:textId="77777777" w:rsidR="00AF6DD9" w:rsidRPr="00AF6DD9" w:rsidRDefault="00AF6DD9" w:rsidP="00AF6DD9">
      <w:pPr>
        <w:jc w:val="center"/>
        <w:rPr>
          <w:sz w:val="18"/>
          <w:szCs w:val="18"/>
        </w:rPr>
      </w:pPr>
      <w:r w:rsidRPr="00AF6DD9">
        <w:rPr>
          <w:rFonts w:hint="eastAsia"/>
          <w:sz w:val="18"/>
          <w:szCs w:val="18"/>
        </w:rPr>
        <w:t>表一、實驗藥品及用途</w:t>
      </w:r>
    </w:p>
    <w:tbl>
      <w:tblPr>
        <w:tblStyle w:val="af4"/>
        <w:tblW w:w="9736" w:type="dxa"/>
        <w:tblLook w:val="04A0" w:firstRow="1" w:lastRow="0" w:firstColumn="1" w:lastColumn="0" w:noHBand="0" w:noVBand="1"/>
      </w:tblPr>
      <w:tblGrid>
        <w:gridCol w:w="2972"/>
        <w:gridCol w:w="3260"/>
        <w:gridCol w:w="3504"/>
      </w:tblGrid>
      <w:tr w:rsidR="00AF6DD9" w:rsidRPr="00414FFE" w14:paraId="214CCB8D" w14:textId="77777777" w:rsidTr="0025083F">
        <w:tc>
          <w:tcPr>
            <w:tcW w:w="2972" w:type="dxa"/>
            <w:hideMark/>
          </w:tcPr>
          <w:p w14:paraId="6FE38A4F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b/>
                <w:bCs/>
                <w:color w:val="000000"/>
                <w:szCs w:val="24"/>
              </w:rPr>
              <w:t>藥品名稱</w:t>
            </w:r>
          </w:p>
        </w:tc>
        <w:tc>
          <w:tcPr>
            <w:tcW w:w="3260" w:type="dxa"/>
          </w:tcPr>
          <w:p w14:paraId="073DEF04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Arial" w:eastAsia="新細明體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eastAsia="新細明體" w:hAnsi="Arial" w:cs="Arial" w:hint="eastAsia"/>
                <w:b/>
                <w:bCs/>
                <w:color w:val="000000"/>
                <w:szCs w:val="24"/>
              </w:rPr>
              <w:t>使用量</w:t>
            </w:r>
          </w:p>
        </w:tc>
        <w:tc>
          <w:tcPr>
            <w:tcW w:w="3504" w:type="dxa"/>
            <w:hideMark/>
          </w:tcPr>
          <w:p w14:paraId="6E0718BC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b/>
                <w:bCs/>
                <w:color w:val="000000"/>
                <w:szCs w:val="24"/>
              </w:rPr>
              <w:t>用途</w:t>
            </w:r>
          </w:p>
        </w:tc>
      </w:tr>
      <w:tr w:rsidR="00AF6DD9" w:rsidRPr="00414FFE" w14:paraId="776AD5BA" w14:textId="77777777" w:rsidTr="0025083F">
        <w:tc>
          <w:tcPr>
            <w:tcW w:w="2972" w:type="dxa"/>
            <w:hideMark/>
          </w:tcPr>
          <w:p w14:paraId="1A299F64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柳酸</w:t>
            </w:r>
          </w:p>
        </w:tc>
        <w:tc>
          <w:tcPr>
            <w:tcW w:w="3260" w:type="dxa"/>
          </w:tcPr>
          <w:p w14:paraId="49D47786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Cs w:val="24"/>
              </w:rPr>
            </w:pP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2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克</w:t>
            </w:r>
          </w:p>
        </w:tc>
        <w:tc>
          <w:tcPr>
            <w:tcW w:w="3504" w:type="dxa"/>
            <w:hideMark/>
          </w:tcPr>
          <w:p w14:paraId="76FA325B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反應物</w:t>
            </w:r>
          </w:p>
        </w:tc>
      </w:tr>
      <w:tr w:rsidR="00AF6DD9" w:rsidRPr="00414FFE" w14:paraId="044151FD" w14:textId="77777777" w:rsidTr="0025083F">
        <w:tc>
          <w:tcPr>
            <w:tcW w:w="2972" w:type="dxa"/>
            <w:hideMark/>
          </w:tcPr>
          <w:p w14:paraId="58962666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乙醯氯</w:t>
            </w:r>
          </w:p>
        </w:tc>
        <w:tc>
          <w:tcPr>
            <w:tcW w:w="3260" w:type="dxa"/>
          </w:tcPr>
          <w:p w14:paraId="134BEB34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Cs w:val="24"/>
              </w:rPr>
            </w:pP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6.0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毫升</w:t>
            </w:r>
          </w:p>
        </w:tc>
        <w:tc>
          <w:tcPr>
            <w:tcW w:w="3504" w:type="dxa"/>
            <w:hideMark/>
          </w:tcPr>
          <w:p w14:paraId="628ADCB1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反應物</w:t>
            </w:r>
          </w:p>
        </w:tc>
      </w:tr>
      <w:tr w:rsidR="00AF6DD9" w:rsidRPr="00414FFE" w14:paraId="5AC79305" w14:textId="77777777" w:rsidTr="0025083F">
        <w:tc>
          <w:tcPr>
            <w:tcW w:w="2972" w:type="dxa"/>
            <w:hideMark/>
          </w:tcPr>
          <w:p w14:paraId="58F308A9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濃硫酸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（</w:t>
            </w: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18M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）</w:t>
            </w:r>
          </w:p>
        </w:tc>
        <w:tc>
          <w:tcPr>
            <w:tcW w:w="3260" w:type="dxa"/>
          </w:tcPr>
          <w:p w14:paraId="7EA02C9C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Cs w:val="24"/>
              </w:rPr>
            </w:pP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2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滴</w:t>
            </w:r>
          </w:p>
        </w:tc>
        <w:tc>
          <w:tcPr>
            <w:tcW w:w="3504" w:type="dxa"/>
            <w:hideMark/>
          </w:tcPr>
          <w:p w14:paraId="61DC481E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催化劑</w:t>
            </w:r>
          </w:p>
        </w:tc>
      </w:tr>
      <w:tr w:rsidR="00AF6DD9" w:rsidRPr="00414FFE" w14:paraId="016DBA0A" w14:textId="77777777" w:rsidTr="0025083F">
        <w:tc>
          <w:tcPr>
            <w:tcW w:w="2972" w:type="dxa"/>
            <w:hideMark/>
          </w:tcPr>
          <w:p w14:paraId="356004C7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飽和碳酸氫鈉溶液</w:t>
            </w:r>
          </w:p>
        </w:tc>
        <w:tc>
          <w:tcPr>
            <w:tcW w:w="3260" w:type="dxa"/>
          </w:tcPr>
          <w:p w14:paraId="3FA41797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Cs w:val="24"/>
              </w:rPr>
            </w:pP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約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100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毫升</w:t>
            </w:r>
          </w:p>
        </w:tc>
        <w:tc>
          <w:tcPr>
            <w:tcW w:w="3504" w:type="dxa"/>
            <w:hideMark/>
          </w:tcPr>
          <w:p w14:paraId="1529D8C5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溶解阿斯匹靈乙去除雜質</w:t>
            </w:r>
          </w:p>
        </w:tc>
      </w:tr>
      <w:tr w:rsidR="00AF6DD9" w:rsidRPr="00414FFE" w14:paraId="391A063F" w14:textId="77777777" w:rsidTr="0025083F">
        <w:tc>
          <w:tcPr>
            <w:tcW w:w="2972" w:type="dxa"/>
            <w:hideMark/>
          </w:tcPr>
          <w:p w14:paraId="6986B526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濃鹽酸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（</w:t>
            </w: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3M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）</w:t>
            </w:r>
          </w:p>
        </w:tc>
        <w:tc>
          <w:tcPr>
            <w:tcW w:w="3260" w:type="dxa"/>
          </w:tcPr>
          <w:p w14:paraId="6FE05064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Cs w:val="24"/>
              </w:rPr>
            </w:pP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5.0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毫升</w:t>
            </w:r>
          </w:p>
        </w:tc>
        <w:tc>
          <w:tcPr>
            <w:tcW w:w="3504" w:type="dxa"/>
            <w:hideMark/>
          </w:tcPr>
          <w:p w14:paraId="0B78EC9D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析出阿斯匹靈</w:t>
            </w:r>
          </w:p>
        </w:tc>
      </w:tr>
      <w:tr w:rsidR="00AF6DD9" w:rsidRPr="00414FFE" w14:paraId="7A85F022" w14:textId="77777777" w:rsidTr="0025083F">
        <w:tc>
          <w:tcPr>
            <w:tcW w:w="2972" w:type="dxa"/>
            <w:hideMark/>
          </w:tcPr>
          <w:p w14:paraId="366E761B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酒精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（</w:t>
            </w: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95%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）</w:t>
            </w:r>
          </w:p>
        </w:tc>
        <w:tc>
          <w:tcPr>
            <w:tcW w:w="3260" w:type="dxa"/>
          </w:tcPr>
          <w:p w14:paraId="46B5ADC5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Cs w:val="24"/>
              </w:rPr>
            </w:pP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3.0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毫升</w:t>
            </w:r>
          </w:p>
        </w:tc>
        <w:tc>
          <w:tcPr>
            <w:tcW w:w="3504" w:type="dxa"/>
            <w:hideMark/>
          </w:tcPr>
          <w:p w14:paraId="42D82EBD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溶解產物以進行測定</w:t>
            </w:r>
          </w:p>
        </w:tc>
      </w:tr>
      <w:tr w:rsidR="00AF6DD9" w:rsidRPr="00414FFE" w14:paraId="4C1FB63A" w14:textId="77777777" w:rsidTr="0025083F">
        <w:tc>
          <w:tcPr>
            <w:tcW w:w="2972" w:type="dxa"/>
            <w:hideMark/>
          </w:tcPr>
          <w:p w14:paraId="7F5A42A2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氯化鐵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（</w:t>
            </w: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III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）</w:t>
            </w: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溶液</w:t>
            </w:r>
          </w:p>
        </w:tc>
        <w:tc>
          <w:tcPr>
            <w:tcW w:w="3260" w:type="dxa"/>
          </w:tcPr>
          <w:p w14:paraId="44BB2B79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Cs w:val="24"/>
              </w:rPr>
            </w:pP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3.0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毫升</w:t>
            </w:r>
          </w:p>
        </w:tc>
        <w:tc>
          <w:tcPr>
            <w:tcW w:w="3504" w:type="dxa"/>
            <w:hideMark/>
          </w:tcPr>
          <w:p w14:paraId="5B7FAD14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檢驗未反應</w:t>
            </w: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之</w:t>
            </w: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柳酸</w:t>
            </w:r>
          </w:p>
        </w:tc>
      </w:tr>
      <w:tr w:rsidR="00AF6DD9" w:rsidRPr="00414FFE" w14:paraId="4C4BD909" w14:textId="77777777" w:rsidTr="0025083F">
        <w:trPr>
          <w:trHeight w:val="58"/>
        </w:trPr>
        <w:tc>
          <w:tcPr>
            <w:tcW w:w="2972" w:type="dxa"/>
            <w:hideMark/>
          </w:tcPr>
          <w:p w14:paraId="779EA05D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丙酮、蒸餾水、冰塊</w:t>
            </w:r>
          </w:p>
        </w:tc>
        <w:tc>
          <w:tcPr>
            <w:tcW w:w="3260" w:type="dxa"/>
          </w:tcPr>
          <w:p w14:paraId="1B7B1310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Cs w:val="24"/>
              </w:rPr>
            </w:pPr>
            <w:r>
              <w:rPr>
                <w:rFonts w:ascii="Arial" w:eastAsia="新細明體" w:hAnsi="Arial" w:cs="Arial" w:hint="eastAsia"/>
                <w:color w:val="000000"/>
                <w:szCs w:val="24"/>
              </w:rPr>
              <w:t>適量</w:t>
            </w:r>
          </w:p>
        </w:tc>
        <w:tc>
          <w:tcPr>
            <w:tcW w:w="3504" w:type="dxa"/>
            <w:hideMark/>
          </w:tcPr>
          <w:p w14:paraId="5B970947" w14:textId="77777777" w:rsidR="00AF6DD9" w:rsidRPr="00414FFE" w:rsidRDefault="00AF6DD9" w:rsidP="0025083F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Cs w:val="24"/>
              </w:rPr>
              <w:t>洗滌、冷卻</w:t>
            </w:r>
          </w:p>
        </w:tc>
      </w:tr>
    </w:tbl>
    <w:p w14:paraId="14D20BDC" w14:textId="77777777" w:rsidR="00AF6DD9" w:rsidRPr="00AF6DD9" w:rsidRDefault="00AF6DD9" w:rsidP="00AF6DD9">
      <w:pPr>
        <w:jc w:val="center"/>
        <w:rPr>
          <w:sz w:val="18"/>
          <w:szCs w:val="18"/>
        </w:rPr>
      </w:pPr>
      <w:r w:rsidRPr="00AF6DD9">
        <w:rPr>
          <w:rFonts w:hint="eastAsia"/>
          <w:sz w:val="18"/>
          <w:szCs w:val="18"/>
        </w:rPr>
        <w:t>表二、實驗器材及用途</w:t>
      </w:r>
    </w:p>
    <w:tbl>
      <w:tblPr>
        <w:tblStyle w:val="af4"/>
        <w:tblW w:w="9736" w:type="dxa"/>
        <w:tblLook w:val="04A0" w:firstRow="1" w:lastRow="0" w:firstColumn="1" w:lastColumn="0" w:noHBand="0" w:noVBand="1"/>
      </w:tblPr>
      <w:tblGrid>
        <w:gridCol w:w="2949"/>
        <w:gridCol w:w="3348"/>
        <w:gridCol w:w="3439"/>
      </w:tblGrid>
      <w:tr w:rsidR="00AF6DD9" w:rsidRPr="00414FFE" w14:paraId="1DFA4202" w14:textId="77777777" w:rsidTr="0025083F">
        <w:tc>
          <w:tcPr>
            <w:tcW w:w="2949" w:type="dxa"/>
            <w:hideMark/>
          </w:tcPr>
          <w:p w14:paraId="591DA560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新細明體"/>
                <w:b/>
                <w:bCs/>
              </w:rPr>
            </w:pPr>
            <w:r w:rsidRPr="00414FFE">
              <w:rPr>
                <w:rFonts w:asciiTheme="minorEastAsia" w:hAnsiTheme="minorEastAsia" w:cs="新細明體" w:hint="eastAsia"/>
                <w:b/>
                <w:bCs/>
                <w:szCs w:val="24"/>
              </w:rPr>
              <w:t>器材</w:t>
            </w:r>
          </w:p>
        </w:tc>
        <w:tc>
          <w:tcPr>
            <w:tcW w:w="3348" w:type="dxa"/>
          </w:tcPr>
          <w:p w14:paraId="615E4564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Arial"/>
                <w:b/>
                <w:bCs/>
                <w:color w:val="000000"/>
                <w:szCs w:val="24"/>
              </w:rPr>
            </w:pPr>
            <w:r>
              <w:rPr>
                <w:rFonts w:asciiTheme="minorEastAsia" w:hAnsiTheme="minorEastAsia" w:cs="Arial" w:hint="eastAsia"/>
                <w:b/>
                <w:bCs/>
                <w:color w:val="000000"/>
                <w:szCs w:val="24"/>
              </w:rPr>
              <w:t>使用量</w:t>
            </w:r>
          </w:p>
        </w:tc>
        <w:tc>
          <w:tcPr>
            <w:tcW w:w="3439" w:type="dxa"/>
            <w:hideMark/>
          </w:tcPr>
          <w:p w14:paraId="7898EE48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新細明體"/>
              </w:rPr>
            </w:pPr>
            <w:r w:rsidRPr="00414FFE">
              <w:rPr>
                <w:rFonts w:asciiTheme="minorEastAsia" w:hAnsiTheme="minorEastAsia" w:cs="Arial"/>
                <w:b/>
                <w:bCs/>
                <w:color w:val="000000"/>
                <w:szCs w:val="24"/>
              </w:rPr>
              <w:t>用途</w:t>
            </w:r>
          </w:p>
        </w:tc>
      </w:tr>
      <w:tr w:rsidR="00AF6DD9" w:rsidRPr="00414FFE" w14:paraId="3826B034" w14:textId="77777777" w:rsidTr="0025083F">
        <w:tc>
          <w:tcPr>
            <w:tcW w:w="2949" w:type="dxa"/>
            <w:hideMark/>
          </w:tcPr>
          <w:p w14:paraId="24C31853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新細明體"/>
              </w:rPr>
            </w:pPr>
            <w:r w:rsidRPr="00414FFE">
              <w:rPr>
                <w:rFonts w:asciiTheme="minorEastAsia" w:hAnsiTheme="minorEastAsia" w:cs="Arial"/>
                <w:color w:val="000000"/>
                <w:szCs w:val="24"/>
              </w:rPr>
              <w:t>玻璃棒</w:t>
            </w:r>
          </w:p>
        </w:tc>
        <w:tc>
          <w:tcPr>
            <w:tcW w:w="3348" w:type="dxa"/>
          </w:tcPr>
          <w:p w14:paraId="6B88FA92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Arial"/>
                <w:color w:val="000000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/>
                <w:szCs w:val="24"/>
              </w:rPr>
              <w:t>一個</w:t>
            </w:r>
          </w:p>
        </w:tc>
        <w:tc>
          <w:tcPr>
            <w:tcW w:w="3439" w:type="dxa"/>
            <w:hideMark/>
          </w:tcPr>
          <w:p w14:paraId="0101ABC1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新細明體"/>
              </w:rPr>
            </w:pPr>
            <w:r w:rsidRPr="00414FFE">
              <w:rPr>
                <w:rFonts w:asciiTheme="minorEastAsia" w:hAnsiTheme="minorEastAsia" w:cs="Arial"/>
                <w:color w:val="000000"/>
                <w:szCs w:val="24"/>
              </w:rPr>
              <w:t>攪拌</w:t>
            </w:r>
          </w:p>
        </w:tc>
      </w:tr>
      <w:tr w:rsidR="00AF6DD9" w:rsidRPr="00414FFE" w14:paraId="44786B79" w14:textId="77777777" w:rsidTr="0025083F">
        <w:tc>
          <w:tcPr>
            <w:tcW w:w="2949" w:type="dxa"/>
            <w:hideMark/>
          </w:tcPr>
          <w:p w14:paraId="3F42915C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新細明體"/>
              </w:rPr>
            </w:pPr>
            <w:r w:rsidRPr="00414FFE">
              <w:rPr>
                <w:rFonts w:asciiTheme="minorEastAsia" w:hAnsiTheme="minorEastAsia" w:cs="Arial" w:hint="eastAsia"/>
                <w:color w:val="000000"/>
                <w:szCs w:val="24"/>
              </w:rPr>
              <w:t>燒杯</w:t>
            </w:r>
            <w:r w:rsidRPr="00414FFE">
              <w:rPr>
                <w:rFonts w:asciiTheme="minorEastAsia" w:hAnsiTheme="minorEastAsia" w:cs="Arial"/>
                <w:color w:val="000000"/>
                <w:szCs w:val="24"/>
              </w:rPr>
              <w:t>、錐形瓶</w:t>
            </w:r>
          </w:p>
        </w:tc>
        <w:tc>
          <w:tcPr>
            <w:tcW w:w="3348" w:type="dxa"/>
          </w:tcPr>
          <w:p w14:paraId="77CF4CE3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Arial"/>
                <w:color w:val="000000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/>
                <w:szCs w:val="24"/>
              </w:rPr>
              <w:t>各兩個</w:t>
            </w:r>
          </w:p>
        </w:tc>
        <w:tc>
          <w:tcPr>
            <w:tcW w:w="3439" w:type="dxa"/>
            <w:hideMark/>
          </w:tcPr>
          <w:p w14:paraId="66C591D4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新細明體"/>
              </w:rPr>
            </w:pPr>
            <w:r w:rsidRPr="00414FFE">
              <w:rPr>
                <w:rFonts w:asciiTheme="minorEastAsia" w:hAnsiTheme="minorEastAsia" w:cs="Arial"/>
                <w:color w:val="000000"/>
                <w:szCs w:val="24"/>
              </w:rPr>
              <w:t>反應位置</w:t>
            </w:r>
          </w:p>
        </w:tc>
      </w:tr>
      <w:tr w:rsidR="00AF6DD9" w:rsidRPr="00414FFE" w14:paraId="4B125F35" w14:textId="77777777" w:rsidTr="0025083F">
        <w:tc>
          <w:tcPr>
            <w:tcW w:w="2949" w:type="dxa"/>
            <w:hideMark/>
          </w:tcPr>
          <w:p w14:paraId="5ABFEBA7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新細明體"/>
              </w:rPr>
            </w:pPr>
            <w:r w:rsidRPr="00414FFE">
              <w:rPr>
                <w:rFonts w:asciiTheme="minorEastAsia" w:hAnsiTheme="minorEastAsia" w:cs="Arial"/>
                <w:color w:val="000000"/>
                <w:szCs w:val="24"/>
              </w:rPr>
              <w:t>滴管、量筒</w:t>
            </w:r>
          </w:p>
        </w:tc>
        <w:tc>
          <w:tcPr>
            <w:tcW w:w="3348" w:type="dxa"/>
          </w:tcPr>
          <w:p w14:paraId="0FC058B0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Arial"/>
                <w:color w:val="000000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/>
                <w:szCs w:val="24"/>
              </w:rPr>
              <w:t>各三個</w:t>
            </w:r>
          </w:p>
        </w:tc>
        <w:tc>
          <w:tcPr>
            <w:tcW w:w="3439" w:type="dxa"/>
            <w:hideMark/>
          </w:tcPr>
          <w:p w14:paraId="61170471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新細明體"/>
              </w:rPr>
            </w:pPr>
            <w:r w:rsidRPr="00414FFE">
              <w:rPr>
                <w:rFonts w:asciiTheme="minorEastAsia" w:hAnsiTheme="minorEastAsia" w:cs="Arial"/>
                <w:color w:val="000000"/>
                <w:szCs w:val="24"/>
              </w:rPr>
              <w:t>量取藥品</w:t>
            </w:r>
          </w:p>
        </w:tc>
      </w:tr>
      <w:tr w:rsidR="00AF6DD9" w:rsidRPr="00414FFE" w14:paraId="0AF90FD8" w14:textId="77777777" w:rsidTr="0025083F">
        <w:tc>
          <w:tcPr>
            <w:tcW w:w="2949" w:type="dxa"/>
            <w:hideMark/>
          </w:tcPr>
          <w:p w14:paraId="1ADB4D45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新細明體"/>
              </w:rPr>
            </w:pPr>
            <w:r w:rsidRPr="00414FFE">
              <w:rPr>
                <w:rFonts w:asciiTheme="minorEastAsia" w:hAnsiTheme="minorEastAsia" w:cs="Arial"/>
                <w:color w:val="000000"/>
                <w:szCs w:val="24"/>
              </w:rPr>
              <w:t>抽氣過濾裝置</w:t>
            </w:r>
          </w:p>
        </w:tc>
        <w:tc>
          <w:tcPr>
            <w:tcW w:w="3348" w:type="dxa"/>
          </w:tcPr>
          <w:p w14:paraId="6A3021D0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Arial"/>
                <w:color w:val="000000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/>
                <w:szCs w:val="24"/>
              </w:rPr>
              <w:t>一組</w:t>
            </w:r>
          </w:p>
        </w:tc>
        <w:tc>
          <w:tcPr>
            <w:tcW w:w="3439" w:type="dxa"/>
            <w:hideMark/>
          </w:tcPr>
          <w:p w14:paraId="538E08EB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新細明體"/>
              </w:rPr>
            </w:pPr>
            <w:r w:rsidRPr="00414FFE">
              <w:rPr>
                <w:rFonts w:asciiTheme="minorEastAsia" w:hAnsiTheme="minorEastAsia" w:cs="Arial"/>
                <w:color w:val="000000"/>
                <w:szCs w:val="24"/>
              </w:rPr>
              <w:t>過濾</w:t>
            </w:r>
          </w:p>
        </w:tc>
      </w:tr>
      <w:tr w:rsidR="00AF6DD9" w:rsidRPr="00414FFE" w14:paraId="655A8F38" w14:textId="77777777" w:rsidTr="0025083F">
        <w:trPr>
          <w:trHeight w:val="502"/>
        </w:trPr>
        <w:tc>
          <w:tcPr>
            <w:tcW w:w="2949" w:type="dxa"/>
            <w:hideMark/>
          </w:tcPr>
          <w:p w14:paraId="0FE1773C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新細明體"/>
              </w:rPr>
            </w:pPr>
            <w:r w:rsidRPr="00414FFE">
              <w:rPr>
                <w:rFonts w:asciiTheme="minorEastAsia" w:hAnsiTheme="minorEastAsia" w:cs="Arial"/>
                <w:color w:val="000000"/>
                <w:szCs w:val="24"/>
              </w:rPr>
              <w:t>加熱</w:t>
            </w:r>
            <w:r w:rsidRPr="00414FFE">
              <w:rPr>
                <w:rFonts w:asciiTheme="minorEastAsia" w:hAnsiTheme="minorEastAsia" w:cs="Arial" w:hint="eastAsia"/>
                <w:color w:val="000000"/>
                <w:szCs w:val="24"/>
              </w:rPr>
              <w:t>板</w:t>
            </w:r>
          </w:p>
        </w:tc>
        <w:tc>
          <w:tcPr>
            <w:tcW w:w="3348" w:type="dxa"/>
          </w:tcPr>
          <w:p w14:paraId="57A80140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Arial"/>
                <w:color w:val="000000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/>
                <w:szCs w:val="24"/>
              </w:rPr>
              <w:t>一個</w:t>
            </w:r>
          </w:p>
        </w:tc>
        <w:tc>
          <w:tcPr>
            <w:tcW w:w="3439" w:type="dxa"/>
            <w:hideMark/>
          </w:tcPr>
          <w:p w14:paraId="6344E6E3" w14:textId="77777777" w:rsidR="00AF6DD9" w:rsidRPr="00414FFE" w:rsidRDefault="00AF6DD9" w:rsidP="0025083F">
            <w:pPr>
              <w:widowControl/>
              <w:autoSpaceDE/>
              <w:autoSpaceDN/>
              <w:rPr>
                <w:rFonts w:asciiTheme="minorEastAsia" w:hAnsiTheme="minorEastAsia" w:cs="新細明體"/>
              </w:rPr>
            </w:pPr>
            <w:r w:rsidRPr="00414FFE">
              <w:rPr>
                <w:rFonts w:asciiTheme="minorEastAsia" w:hAnsiTheme="minorEastAsia" w:cs="Arial"/>
                <w:color w:val="000000"/>
                <w:szCs w:val="24"/>
              </w:rPr>
              <w:t>加熱</w:t>
            </w:r>
          </w:p>
        </w:tc>
      </w:tr>
    </w:tbl>
    <w:p w14:paraId="77CBFA8A" w14:textId="6B077EEC" w:rsidR="00AF6DD9" w:rsidRDefault="00AF6DD9" w:rsidP="00AF6DD9">
      <w:pPr>
        <w:pStyle w:val="1"/>
        <w:numPr>
          <w:ilvl w:val="0"/>
          <w:numId w:val="3"/>
        </w:numPr>
      </w:pPr>
      <w:bookmarkStart w:id="4" w:name="_Toc205459846"/>
      <w:r>
        <w:rPr>
          <w:rFonts w:hint="eastAsia"/>
        </w:rPr>
        <w:t>方法</w:t>
      </w:r>
      <w:bookmarkEnd w:id="4"/>
    </w:p>
    <w:p w14:paraId="6918D3D5" w14:textId="515C3C53" w:rsidR="00AF6DD9" w:rsidRDefault="00AF6DD9" w:rsidP="00AF6DD9">
      <w:pPr>
        <w:pStyle w:val="a9"/>
        <w:numPr>
          <w:ilvl w:val="0"/>
          <w:numId w:val="6"/>
        </w:numPr>
      </w:pPr>
      <w:r>
        <w:rPr>
          <w:rFonts w:hint="eastAsia"/>
        </w:rPr>
        <w:t>製備阿斯匹靈</w:t>
      </w:r>
    </w:p>
    <w:p w14:paraId="50AB4C53" w14:textId="32EA8854" w:rsidR="00AF6DD9" w:rsidRPr="00AF6DD9" w:rsidRDefault="00AF6DD9" w:rsidP="00AF6DD9">
      <w:pPr>
        <w:pStyle w:val="a9"/>
        <w:numPr>
          <w:ilvl w:val="0"/>
          <w:numId w:val="7"/>
        </w:numPr>
      </w:pPr>
      <w:r w:rsidRPr="00414FFE">
        <w:rPr>
          <w:rFonts w:asciiTheme="minorEastAsia" w:hAnsiTheme="minorEastAsia"/>
          <w:szCs w:val="24"/>
        </w:rPr>
        <w:t>將2克柳酸、6.0毫升乙醯氯、2滴濃硫酸加入50毫升錐形瓶中</w:t>
      </w:r>
      <w:r w:rsidRPr="00414FFE">
        <w:rPr>
          <w:rFonts w:asciiTheme="minorEastAsia" w:hAnsiTheme="minorEastAsia" w:hint="eastAsia"/>
          <w:szCs w:val="24"/>
        </w:rPr>
        <w:t>。</w:t>
      </w:r>
    </w:p>
    <w:p w14:paraId="2977FAEB" w14:textId="77777777" w:rsidR="00AF6DD9" w:rsidRPr="00AF6DD9" w:rsidRDefault="00AF6DD9" w:rsidP="00AF6DD9">
      <w:pPr>
        <w:pStyle w:val="a9"/>
        <w:numPr>
          <w:ilvl w:val="0"/>
          <w:numId w:val="7"/>
        </w:numPr>
        <w:rPr>
          <w:rFonts w:asciiTheme="minorEastAsia" w:hAnsiTheme="minorEastAsia"/>
          <w:szCs w:val="24"/>
        </w:rPr>
      </w:pPr>
      <w:r w:rsidRPr="00AF6DD9">
        <w:rPr>
          <w:rFonts w:asciiTheme="minorEastAsia" w:hAnsiTheme="minorEastAsia"/>
          <w:szCs w:val="24"/>
        </w:rPr>
        <w:t>將錐形瓶隔水加熱</w:t>
      </w:r>
      <w:r w:rsidRPr="00AF6DD9">
        <w:rPr>
          <w:rFonts w:asciiTheme="minorEastAsia" w:hAnsiTheme="minorEastAsia" w:hint="eastAsia"/>
          <w:szCs w:val="24"/>
        </w:rPr>
        <w:t>（</w:t>
      </w:r>
      <w:r w:rsidRPr="00AF6DD9">
        <w:rPr>
          <w:rFonts w:asciiTheme="minorEastAsia" w:hAnsiTheme="minorEastAsia"/>
          <w:szCs w:val="24"/>
        </w:rPr>
        <w:t>使用加</w:t>
      </w:r>
      <w:r w:rsidRPr="00AF6DD9">
        <w:rPr>
          <w:rFonts w:asciiTheme="minorEastAsia" w:hAnsiTheme="minorEastAsia" w:hint="eastAsia"/>
          <w:szCs w:val="24"/>
        </w:rPr>
        <w:t>熱板），</w:t>
      </w:r>
      <w:r w:rsidRPr="00AF6DD9">
        <w:rPr>
          <w:rFonts w:asciiTheme="minorEastAsia" w:hAnsiTheme="minorEastAsia"/>
          <w:szCs w:val="24"/>
        </w:rPr>
        <w:t>不斷攪拌10分鐘直到完全溶解。</w:t>
      </w:r>
    </w:p>
    <w:p w14:paraId="2C3F8915" w14:textId="77777777" w:rsidR="00AF6DD9" w:rsidRPr="00AF6DD9" w:rsidRDefault="00AF6DD9" w:rsidP="00AF6DD9">
      <w:pPr>
        <w:pStyle w:val="a9"/>
        <w:numPr>
          <w:ilvl w:val="0"/>
          <w:numId w:val="7"/>
        </w:numPr>
        <w:rPr>
          <w:rFonts w:asciiTheme="minorEastAsia" w:hAnsiTheme="minorEastAsia"/>
          <w:szCs w:val="24"/>
        </w:rPr>
      </w:pPr>
      <w:r w:rsidRPr="00AF6DD9">
        <w:rPr>
          <w:rFonts w:asciiTheme="minorEastAsia" w:hAnsiTheme="minorEastAsia"/>
          <w:szCs w:val="24"/>
        </w:rPr>
        <w:t>移去熱源，滴入2毫升蒸餾水，分解過量乙醯氯</w:t>
      </w:r>
      <w:r w:rsidRPr="00AF6DD9">
        <w:rPr>
          <w:rFonts w:asciiTheme="minorEastAsia" w:hAnsiTheme="minorEastAsia" w:hint="eastAsia"/>
          <w:szCs w:val="24"/>
        </w:rPr>
        <w:t>。</w:t>
      </w:r>
    </w:p>
    <w:p w14:paraId="0CE66B1D" w14:textId="77777777" w:rsidR="00AF6DD9" w:rsidRPr="00AF6DD9" w:rsidRDefault="00AF6DD9" w:rsidP="00AF6DD9">
      <w:pPr>
        <w:pStyle w:val="a9"/>
        <w:numPr>
          <w:ilvl w:val="0"/>
          <w:numId w:val="7"/>
        </w:numPr>
        <w:rPr>
          <w:rFonts w:asciiTheme="minorEastAsia" w:hAnsiTheme="minorEastAsia"/>
          <w:szCs w:val="24"/>
        </w:rPr>
      </w:pPr>
      <w:bookmarkStart w:id="5" w:name="_Hlk205458654"/>
      <w:r w:rsidRPr="00AF6DD9">
        <w:rPr>
          <w:rFonts w:asciiTheme="minorEastAsia" w:hAnsiTheme="minorEastAsia"/>
          <w:szCs w:val="24"/>
        </w:rPr>
        <w:t>將錐形瓶冷卻到室溫後再</w:t>
      </w:r>
      <w:r w:rsidRPr="00AF6DD9">
        <w:rPr>
          <w:rFonts w:asciiTheme="minorEastAsia" w:hAnsiTheme="minorEastAsia" w:hint="eastAsia"/>
          <w:szCs w:val="24"/>
        </w:rPr>
        <w:t>置</w:t>
      </w:r>
      <w:r w:rsidRPr="00AF6DD9">
        <w:rPr>
          <w:rFonts w:asciiTheme="minorEastAsia" w:hAnsiTheme="minorEastAsia"/>
          <w:szCs w:val="24"/>
        </w:rPr>
        <w:t>入冰水浴，加入20毫升蒸餾水，攪拌至白</w:t>
      </w:r>
      <w:r w:rsidRPr="00AF6DD9">
        <w:rPr>
          <w:rFonts w:asciiTheme="minorEastAsia" w:hAnsiTheme="minorEastAsia" w:hint="eastAsia"/>
          <w:szCs w:val="24"/>
        </w:rPr>
        <w:t>色</w:t>
      </w:r>
      <w:r w:rsidRPr="00AF6DD9">
        <w:rPr>
          <w:rFonts w:asciiTheme="minorEastAsia" w:hAnsiTheme="minorEastAsia"/>
          <w:szCs w:val="24"/>
        </w:rPr>
        <w:t>沉澱</w:t>
      </w:r>
      <w:bookmarkEnd w:id="5"/>
      <w:r w:rsidRPr="00AF6DD9">
        <w:rPr>
          <w:rFonts w:asciiTheme="minorEastAsia" w:hAnsiTheme="minorEastAsia"/>
          <w:szCs w:val="24"/>
        </w:rPr>
        <w:t>析出。</w:t>
      </w:r>
    </w:p>
    <w:p w14:paraId="1DE7DEB7" w14:textId="3849B2DD" w:rsidR="00AF6DD9" w:rsidRDefault="00AF6DD9" w:rsidP="00AF6DD9">
      <w:pPr>
        <w:pStyle w:val="a9"/>
        <w:numPr>
          <w:ilvl w:val="0"/>
          <w:numId w:val="7"/>
        </w:numPr>
      </w:pPr>
      <w:r w:rsidRPr="00414FFE">
        <w:rPr>
          <w:rFonts w:asciiTheme="minorEastAsia" w:hAnsiTheme="minorEastAsia"/>
          <w:szCs w:val="24"/>
        </w:rPr>
        <w:t>以減壓裝置過濾，獲得阿斯匹靈粗產物</w:t>
      </w:r>
      <w:r w:rsidRPr="00414FFE">
        <w:rPr>
          <w:rFonts w:asciiTheme="minorEastAsia" w:hAnsiTheme="minorEastAsia" w:hint="eastAsia"/>
          <w:szCs w:val="24"/>
        </w:rPr>
        <w:t>。</w:t>
      </w:r>
    </w:p>
    <w:p w14:paraId="75A9D802" w14:textId="7144781A" w:rsidR="00AF6DD9" w:rsidRDefault="00AF6DD9" w:rsidP="00AF6DD9">
      <w:pPr>
        <w:pStyle w:val="a9"/>
        <w:numPr>
          <w:ilvl w:val="0"/>
          <w:numId w:val="6"/>
        </w:numPr>
      </w:pPr>
      <w:r>
        <w:rPr>
          <w:rFonts w:hint="eastAsia"/>
        </w:rPr>
        <w:t>阿斯匹靈純化</w:t>
      </w:r>
    </w:p>
    <w:p w14:paraId="01BD7DC8" w14:textId="3752C34D" w:rsidR="00AF6DD9" w:rsidRPr="00AF6DD9" w:rsidRDefault="00AF6DD9" w:rsidP="00AF6DD9">
      <w:pPr>
        <w:pStyle w:val="a9"/>
        <w:numPr>
          <w:ilvl w:val="0"/>
          <w:numId w:val="8"/>
        </w:numPr>
      </w:pPr>
      <w:r w:rsidRPr="00414FFE">
        <w:rPr>
          <w:rFonts w:asciiTheme="minorEastAsia" w:hAnsiTheme="minorEastAsia"/>
          <w:szCs w:val="24"/>
        </w:rPr>
        <w:t>將粗產物放入100毫升燒杯中，加入飽和碳酸氫鈉溶液直到不再冒泡為止，期間須持續攪拌。</w:t>
      </w:r>
    </w:p>
    <w:p w14:paraId="1EE687A4" w14:textId="7BBC35A4" w:rsidR="00AF6DD9" w:rsidRPr="00AF6DD9" w:rsidRDefault="00AF6DD9" w:rsidP="00AF6DD9">
      <w:pPr>
        <w:pStyle w:val="a9"/>
        <w:numPr>
          <w:ilvl w:val="0"/>
          <w:numId w:val="8"/>
        </w:numPr>
      </w:pPr>
      <w:r w:rsidRPr="00414FFE">
        <w:rPr>
          <w:rFonts w:asciiTheme="minorEastAsia" w:hAnsiTheme="minorEastAsia"/>
          <w:szCs w:val="24"/>
        </w:rPr>
        <w:t>將此溶液重力過濾，收集濾液於100毫升錐形瓶中。</w:t>
      </w:r>
      <w:r w:rsidRPr="00F938A4">
        <w:rPr>
          <w:rFonts w:asciiTheme="minorEastAsia" w:hAnsiTheme="minorEastAsia"/>
          <w:szCs w:val="24"/>
        </w:rPr>
        <w:t>用冰水</w:t>
      </w:r>
      <w:r w:rsidRPr="0025083F">
        <w:rPr>
          <w:rFonts w:asciiTheme="minorEastAsia" w:hAnsiTheme="minorEastAsia" w:hint="eastAsia"/>
          <w:szCs w:val="24"/>
        </w:rPr>
        <w:t>潤洗</w:t>
      </w:r>
      <w:r w:rsidRPr="00F938A4">
        <w:rPr>
          <w:rFonts w:asciiTheme="minorEastAsia" w:hAnsiTheme="minorEastAsia"/>
          <w:szCs w:val="24"/>
        </w:rPr>
        <w:t>燒杯後將洗液加入錐形瓶。</w:t>
      </w:r>
    </w:p>
    <w:p w14:paraId="70DFF27B" w14:textId="77777777" w:rsidR="00AF6DD9" w:rsidRDefault="00AF6DD9" w:rsidP="00AF6DD9">
      <w:pPr>
        <w:pStyle w:val="a9"/>
        <w:numPr>
          <w:ilvl w:val="0"/>
          <w:numId w:val="8"/>
        </w:numPr>
        <w:rPr>
          <w:rFonts w:asciiTheme="minorEastAsia" w:hAnsiTheme="minorEastAsia"/>
          <w:szCs w:val="24"/>
        </w:rPr>
      </w:pPr>
      <w:r w:rsidRPr="00AF6DD9">
        <w:rPr>
          <w:rFonts w:asciiTheme="minorEastAsia" w:hAnsiTheme="minorEastAsia"/>
          <w:szCs w:val="24"/>
        </w:rPr>
        <w:t>取 3.0 M 濃鹽酸 5.0 毫升</w:t>
      </w:r>
      <w:r w:rsidRPr="00AF6DD9">
        <w:rPr>
          <w:rFonts w:asciiTheme="minorEastAsia" w:hAnsiTheme="minorEastAsia" w:hint="eastAsia"/>
          <w:szCs w:val="24"/>
        </w:rPr>
        <w:t>，</w:t>
      </w:r>
      <w:r w:rsidRPr="00AF6DD9">
        <w:rPr>
          <w:rFonts w:asciiTheme="minorEastAsia" w:hAnsiTheme="minorEastAsia"/>
          <w:szCs w:val="24"/>
        </w:rPr>
        <w:t>慢慢加入裝有濾液</w:t>
      </w:r>
      <w:r w:rsidRPr="00AF6DD9">
        <w:rPr>
          <w:rFonts w:asciiTheme="minorEastAsia" w:hAnsiTheme="minorEastAsia" w:hint="eastAsia"/>
          <w:szCs w:val="24"/>
        </w:rPr>
        <w:t>的</w:t>
      </w:r>
      <w:r w:rsidRPr="00AF6DD9">
        <w:rPr>
          <w:rFonts w:asciiTheme="minorEastAsia" w:hAnsiTheme="minorEastAsia"/>
          <w:szCs w:val="24"/>
        </w:rPr>
        <w:t>錐形瓶中</w:t>
      </w:r>
      <w:r w:rsidRPr="00AF6DD9">
        <w:rPr>
          <w:rFonts w:asciiTheme="minorEastAsia" w:hAnsiTheme="minorEastAsia" w:hint="eastAsia"/>
          <w:szCs w:val="24"/>
        </w:rPr>
        <w:t>，</w:t>
      </w:r>
      <w:r w:rsidRPr="00AF6DD9">
        <w:rPr>
          <w:rFonts w:asciiTheme="minorEastAsia" w:hAnsiTheme="minorEastAsia"/>
          <w:szCs w:val="24"/>
        </w:rPr>
        <w:t>徐徐攪拌</w:t>
      </w:r>
      <w:r w:rsidRPr="00AF6DD9">
        <w:rPr>
          <w:rFonts w:asciiTheme="minorEastAsia" w:hAnsiTheme="minorEastAsia" w:hint="eastAsia"/>
          <w:szCs w:val="24"/>
        </w:rPr>
        <w:t>，</w:t>
      </w:r>
      <w:r w:rsidRPr="00AF6DD9">
        <w:rPr>
          <w:rFonts w:asciiTheme="minorEastAsia" w:hAnsiTheme="minorEastAsia"/>
          <w:szCs w:val="24"/>
        </w:rPr>
        <w:t>直至沉澱物析出。將錐形瓶置於冰水浴中</w:t>
      </w:r>
      <w:r w:rsidRPr="00AF6DD9">
        <w:rPr>
          <w:rFonts w:asciiTheme="minorEastAsia" w:hAnsiTheme="minorEastAsia" w:hint="eastAsia"/>
          <w:szCs w:val="24"/>
        </w:rPr>
        <w:t>，</w:t>
      </w:r>
      <w:r w:rsidRPr="00AF6DD9">
        <w:rPr>
          <w:rFonts w:asciiTheme="minorEastAsia" w:hAnsiTheme="minorEastAsia"/>
          <w:szCs w:val="24"/>
        </w:rPr>
        <w:t>冷卻數分鐘使</w:t>
      </w:r>
      <w:r w:rsidRPr="00AF6DD9">
        <w:rPr>
          <w:rFonts w:asciiTheme="minorEastAsia" w:hAnsiTheme="minorEastAsia" w:hint="eastAsia"/>
          <w:szCs w:val="24"/>
        </w:rPr>
        <w:t>沉</w:t>
      </w:r>
      <w:r w:rsidRPr="00AF6DD9">
        <w:rPr>
          <w:rFonts w:asciiTheme="minorEastAsia" w:hAnsiTheme="minorEastAsia"/>
          <w:szCs w:val="24"/>
        </w:rPr>
        <w:t>澱完全。</w:t>
      </w:r>
    </w:p>
    <w:p w14:paraId="7F8E366F" w14:textId="77777777" w:rsidR="00AF6DD9" w:rsidRPr="00AF6DD9" w:rsidRDefault="00AF6DD9" w:rsidP="00AF6DD9">
      <w:pPr>
        <w:rPr>
          <w:rFonts w:asciiTheme="minorEastAsia" w:hAnsiTheme="minorEastAsia"/>
          <w:szCs w:val="24"/>
        </w:rPr>
      </w:pPr>
    </w:p>
    <w:p w14:paraId="3280D7D9" w14:textId="3E7B75B3" w:rsidR="00AF6DD9" w:rsidRPr="00AF6DD9" w:rsidRDefault="00AF6DD9" w:rsidP="00AF6DD9">
      <w:pPr>
        <w:pStyle w:val="a9"/>
        <w:numPr>
          <w:ilvl w:val="0"/>
          <w:numId w:val="8"/>
        </w:numPr>
      </w:pPr>
      <w:r w:rsidRPr="00414FFE">
        <w:rPr>
          <w:rFonts w:asciiTheme="minorEastAsia" w:hAnsiTheme="minorEastAsia"/>
          <w:szCs w:val="24"/>
        </w:rPr>
        <w:t>以減壓抽濾裝置過濾</w:t>
      </w:r>
      <w:r w:rsidRPr="00414FFE">
        <w:rPr>
          <w:rFonts w:asciiTheme="minorEastAsia" w:hAnsiTheme="minorEastAsia" w:hint="eastAsia"/>
          <w:szCs w:val="24"/>
        </w:rPr>
        <w:t>，</w:t>
      </w:r>
      <w:r w:rsidRPr="00414FFE">
        <w:rPr>
          <w:rFonts w:asciiTheme="minorEastAsia" w:hAnsiTheme="minorEastAsia"/>
          <w:szCs w:val="24"/>
        </w:rPr>
        <w:t>並用抽濾瓶中濾液將附著在錐形瓶壁上之固體沖洗至漏斗中</w:t>
      </w:r>
      <w:r w:rsidRPr="00414FFE">
        <w:rPr>
          <w:rFonts w:asciiTheme="minorEastAsia" w:hAnsiTheme="minorEastAsia" w:hint="eastAsia"/>
          <w:szCs w:val="24"/>
        </w:rPr>
        <w:t>，</w:t>
      </w:r>
      <w:r w:rsidRPr="00414FFE">
        <w:rPr>
          <w:rFonts w:asciiTheme="minorEastAsia" w:hAnsiTheme="minorEastAsia"/>
          <w:szCs w:val="24"/>
        </w:rPr>
        <w:t>再以少許冰水沖洗沉澱物</w:t>
      </w:r>
      <w:r w:rsidRPr="00414FFE">
        <w:rPr>
          <w:rFonts w:asciiTheme="minorEastAsia" w:hAnsiTheme="minorEastAsia" w:hint="eastAsia"/>
          <w:szCs w:val="24"/>
        </w:rPr>
        <w:t>，</w:t>
      </w:r>
      <w:r w:rsidRPr="00414FFE">
        <w:rPr>
          <w:rFonts w:asciiTheme="minorEastAsia" w:hAnsiTheme="minorEastAsia"/>
          <w:szCs w:val="24"/>
        </w:rPr>
        <w:t>並儘量將水分抽乾。</w:t>
      </w:r>
    </w:p>
    <w:p w14:paraId="4BB30509" w14:textId="69ED24A6" w:rsidR="00AF6DD9" w:rsidRPr="00AF6DD9" w:rsidRDefault="00AF6DD9" w:rsidP="00AF6DD9">
      <w:pPr>
        <w:pStyle w:val="a9"/>
        <w:numPr>
          <w:ilvl w:val="0"/>
          <w:numId w:val="8"/>
        </w:numPr>
      </w:pPr>
      <w:r w:rsidRPr="00414FFE">
        <w:rPr>
          <w:rFonts w:asciiTheme="minorEastAsia" w:hAnsiTheme="minorEastAsia"/>
          <w:szCs w:val="24"/>
        </w:rPr>
        <w:t>將沉澱物移至錶玻璃上</w:t>
      </w:r>
      <w:r w:rsidRPr="00414FFE">
        <w:rPr>
          <w:rFonts w:asciiTheme="minorEastAsia" w:hAnsiTheme="minorEastAsia" w:hint="eastAsia"/>
          <w:szCs w:val="24"/>
        </w:rPr>
        <w:t>，</w:t>
      </w:r>
      <w:r w:rsidRPr="00414FFE">
        <w:rPr>
          <w:rFonts w:asciiTheme="minorEastAsia" w:hAnsiTheme="minorEastAsia"/>
          <w:szCs w:val="24"/>
        </w:rPr>
        <w:t>放入烘箱中烘乾。</w:t>
      </w:r>
    </w:p>
    <w:p w14:paraId="1EB6110F" w14:textId="21BEF5A4" w:rsidR="00AF6DD9" w:rsidRDefault="00AF6DD9" w:rsidP="00AF6DD9">
      <w:pPr>
        <w:pStyle w:val="a9"/>
        <w:ind w:left="1440"/>
        <w:jc w:val="center"/>
      </w:pPr>
      <w:r>
        <w:rPr>
          <w:rFonts w:asciiTheme="minorEastAsia" w:hAnsiTheme="minorEastAsia"/>
          <w:noProof/>
          <w:szCs w:val="24"/>
        </w:rPr>
        <w:drawing>
          <wp:inline distT="0" distB="0" distL="0" distR="0" wp14:anchorId="35E24E93" wp14:editId="45ED2782">
            <wp:extent cx="3887272" cy="3716867"/>
            <wp:effectExtent l="0" t="0" r="0" b="0"/>
            <wp:docPr id="10536009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00907" name="圖片 105360090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328" cy="3736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B89D8" w14:textId="14DAA5F7" w:rsidR="00AF6DD9" w:rsidRPr="00AF6DD9" w:rsidRDefault="00AF6DD9" w:rsidP="00AF6DD9">
      <w:pPr>
        <w:ind w:left="960"/>
        <w:jc w:val="center"/>
        <w:rPr>
          <w:rFonts w:asciiTheme="minorEastAsia" w:hAnsiTheme="minorEastAsia"/>
          <w:sz w:val="20"/>
          <w:szCs w:val="20"/>
        </w:rPr>
      </w:pPr>
      <w:r w:rsidRPr="00040804">
        <w:rPr>
          <w:rFonts w:asciiTheme="minorEastAsia" w:hAnsiTheme="minorEastAsia" w:hint="eastAsia"/>
          <w:sz w:val="20"/>
          <w:szCs w:val="20"/>
        </w:rPr>
        <w:t>圖</w:t>
      </w:r>
      <w:r>
        <w:rPr>
          <w:rFonts w:asciiTheme="minorEastAsia" w:hAnsiTheme="minorEastAsia" w:hint="eastAsia"/>
          <w:sz w:val="20"/>
          <w:szCs w:val="20"/>
        </w:rPr>
        <w:t>二、第一批純化之阿斯匹靈</w:t>
      </w:r>
    </w:p>
    <w:p w14:paraId="74A7063A" w14:textId="465029B8" w:rsidR="00AF6DD9" w:rsidRDefault="00AF6DD9" w:rsidP="00AF6DD9">
      <w:pPr>
        <w:pStyle w:val="a9"/>
        <w:numPr>
          <w:ilvl w:val="0"/>
          <w:numId w:val="6"/>
        </w:numPr>
      </w:pPr>
      <w:r>
        <w:rPr>
          <w:rFonts w:hint="eastAsia"/>
        </w:rPr>
        <w:t>阿斯匹靈性質檢驗</w:t>
      </w:r>
    </w:p>
    <w:p w14:paraId="42A877FD" w14:textId="23EB9409" w:rsidR="00AF6DD9" w:rsidRPr="00AF6DD9" w:rsidRDefault="00AF6DD9" w:rsidP="00AF6DD9">
      <w:pPr>
        <w:pStyle w:val="a9"/>
        <w:numPr>
          <w:ilvl w:val="0"/>
          <w:numId w:val="9"/>
        </w:numPr>
      </w:pPr>
      <w:r w:rsidRPr="00414FFE">
        <w:rPr>
          <w:rFonts w:asciiTheme="minorEastAsia" w:hAnsiTheme="minorEastAsia"/>
          <w:szCs w:val="24"/>
        </w:rPr>
        <w:t>取試管 3 支</w:t>
      </w:r>
      <w:r>
        <w:rPr>
          <w:rFonts w:asciiTheme="minorEastAsia" w:hAnsiTheme="minorEastAsia" w:hint="eastAsia"/>
          <w:szCs w:val="24"/>
        </w:rPr>
        <w:t>，</w:t>
      </w:r>
      <w:r w:rsidRPr="00414FFE">
        <w:rPr>
          <w:rFonts w:asciiTheme="minorEastAsia" w:hAnsiTheme="minorEastAsia"/>
          <w:szCs w:val="24"/>
        </w:rPr>
        <w:t>並以標籤分別標示 1</w:t>
      </w:r>
      <w:r>
        <w:rPr>
          <w:rFonts w:asciiTheme="minorEastAsia" w:hAnsiTheme="minorEastAsia" w:hint="eastAsia"/>
          <w:szCs w:val="24"/>
        </w:rPr>
        <w:t>～</w:t>
      </w:r>
      <w:r w:rsidRPr="00414FFE">
        <w:rPr>
          <w:rFonts w:asciiTheme="minorEastAsia" w:hAnsiTheme="minorEastAsia"/>
          <w:szCs w:val="24"/>
        </w:rPr>
        <w:t>3 號</w:t>
      </w:r>
      <w:r w:rsidRPr="00414FFE">
        <w:rPr>
          <w:rFonts w:asciiTheme="minorEastAsia" w:hAnsiTheme="minorEastAsia" w:hint="eastAsia"/>
          <w:szCs w:val="24"/>
        </w:rPr>
        <w:t>，</w:t>
      </w:r>
      <w:r>
        <w:rPr>
          <w:rFonts w:asciiTheme="minorEastAsia" w:hAnsiTheme="minorEastAsia" w:hint="eastAsia"/>
          <w:szCs w:val="24"/>
        </w:rPr>
        <w:t>將</w:t>
      </w:r>
      <w:r w:rsidRPr="00414FFE">
        <w:rPr>
          <w:rFonts w:asciiTheme="minorEastAsia" w:hAnsiTheme="minorEastAsia"/>
          <w:szCs w:val="24"/>
        </w:rPr>
        <w:t>約 0.05 克柳酸、實驗一所得粗產物及實驗二</w:t>
      </w:r>
      <w:r>
        <w:rPr>
          <w:rFonts w:asciiTheme="minorEastAsia" w:hAnsiTheme="minorEastAsia" w:hint="eastAsia"/>
          <w:szCs w:val="24"/>
        </w:rPr>
        <w:t>所得純化</w:t>
      </w:r>
      <w:r w:rsidRPr="00414FFE">
        <w:rPr>
          <w:rFonts w:asciiTheme="minorEastAsia" w:hAnsiTheme="minorEastAsia"/>
          <w:szCs w:val="24"/>
        </w:rPr>
        <w:t>產物</w:t>
      </w:r>
      <w:r>
        <w:rPr>
          <w:rFonts w:asciiTheme="minorEastAsia" w:hAnsiTheme="minorEastAsia" w:hint="eastAsia"/>
          <w:szCs w:val="24"/>
        </w:rPr>
        <w:t>分別加入試管中</w:t>
      </w:r>
      <w:r w:rsidRPr="00414FFE">
        <w:rPr>
          <w:rFonts w:asciiTheme="minorEastAsia" w:hAnsiTheme="minorEastAsia"/>
          <w:szCs w:val="24"/>
        </w:rPr>
        <w:t>。</w:t>
      </w:r>
    </w:p>
    <w:p w14:paraId="50D49F08" w14:textId="34B42785" w:rsidR="00AF6DD9" w:rsidRPr="00AF6DD9" w:rsidRDefault="00AF6DD9" w:rsidP="00AF6DD9">
      <w:pPr>
        <w:pStyle w:val="a9"/>
        <w:numPr>
          <w:ilvl w:val="0"/>
          <w:numId w:val="9"/>
        </w:numPr>
      </w:pPr>
      <w:r w:rsidRPr="00414FFE">
        <w:rPr>
          <w:rFonts w:asciiTheme="minorEastAsia" w:hAnsiTheme="minorEastAsia"/>
          <w:szCs w:val="24"/>
        </w:rPr>
        <w:t xml:space="preserve">再於 1 </w:t>
      </w:r>
      <w:r w:rsidRPr="00414FFE">
        <w:rPr>
          <w:rFonts w:ascii="Cambria Math" w:hAnsi="Cambria Math" w:cs="Cambria Math"/>
          <w:szCs w:val="24"/>
        </w:rPr>
        <w:t>∼</w:t>
      </w:r>
      <w:r w:rsidRPr="00414FFE">
        <w:rPr>
          <w:rFonts w:asciiTheme="minorEastAsia" w:hAnsiTheme="minorEastAsia"/>
          <w:szCs w:val="24"/>
        </w:rPr>
        <w:t xml:space="preserve"> 3 號試管中分別加入</w:t>
      </w:r>
      <w:r w:rsidRPr="00414FFE">
        <w:rPr>
          <w:rFonts w:asciiTheme="minorEastAsia" w:hAnsiTheme="minorEastAsia" w:hint="eastAsia"/>
          <w:szCs w:val="24"/>
        </w:rPr>
        <w:t xml:space="preserve"> 1 </w:t>
      </w:r>
      <w:r w:rsidRPr="00414FFE">
        <w:rPr>
          <w:rFonts w:asciiTheme="minorEastAsia" w:hAnsiTheme="minorEastAsia"/>
          <w:szCs w:val="24"/>
        </w:rPr>
        <w:t>毫升酒精及 1 滴氯化鐵溶液。</w:t>
      </w:r>
    </w:p>
    <w:p w14:paraId="0C63FEEC" w14:textId="26FC7A24" w:rsidR="00AF6DD9" w:rsidRPr="00AF6DD9" w:rsidRDefault="00AF6DD9" w:rsidP="00AF6DD9">
      <w:pPr>
        <w:pStyle w:val="a9"/>
        <w:numPr>
          <w:ilvl w:val="0"/>
          <w:numId w:val="9"/>
        </w:numPr>
      </w:pPr>
      <w:r w:rsidRPr="00414FFE">
        <w:rPr>
          <w:rFonts w:asciiTheme="minorEastAsia" w:hAnsiTheme="minorEastAsia"/>
          <w:szCs w:val="24"/>
        </w:rPr>
        <w:t>搖晃各試管使溶液混合均勻</w:t>
      </w:r>
      <w:r w:rsidRPr="00414FFE">
        <w:rPr>
          <w:rFonts w:asciiTheme="minorEastAsia" w:hAnsiTheme="minorEastAsia" w:hint="eastAsia"/>
          <w:szCs w:val="24"/>
        </w:rPr>
        <w:t>，</w:t>
      </w:r>
      <w:r w:rsidRPr="00414FFE">
        <w:rPr>
          <w:rFonts w:asciiTheme="minorEastAsia" w:hAnsiTheme="minorEastAsia"/>
          <w:szCs w:val="24"/>
        </w:rPr>
        <w:t>觀察各溶液顏色變化。</w:t>
      </w:r>
    </w:p>
    <w:p w14:paraId="04FFB216" w14:textId="673BECCE" w:rsidR="00AF6DD9" w:rsidRDefault="00AF6DD9" w:rsidP="00AF6DD9">
      <w:pPr>
        <w:pStyle w:val="1"/>
        <w:numPr>
          <w:ilvl w:val="0"/>
          <w:numId w:val="3"/>
        </w:numPr>
      </w:pPr>
      <w:bookmarkStart w:id="6" w:name="_Toc205459847"/>
      <w:r>
        <w:rPr>
          <w:rFonts w:hint="eastAsia"/>
        </w:rPr>
        <w:t>結果</w:t>
      </w:r>
      <w:bookmarkEnd w:id="6"/>
    </w:p>
    <w:p w14:paraId="2C43650C" w14:textId="2D45F95F" w:rsidR="00AF6DD9" w:rsidRDefault="00AF6DD9" w:rsidP="00AF6DD9">
      <w:pPr>
        <w:pStyle w:val="a9"/>
        <w:numPr>
          <w:ilvl w:val="0"/>
          <w:numId w:val="10"/>
        </w:numPr>
      </w:pPr>
      <w:r>
        <w:rPr>
          <w:rFonts w:hint="eastAsia"/>
        </w:rPr>
        <w:t>理論產量</w:t>
      </w:r>
    </w:p>
    <w:p w14:paraId="018F46BE" w14:textId="6CD5D5E1" w:rsidR="00AF6DD9" w:rsidRDefault="00AF6DD9" w:rsidP="00AF6DD9">
      <w:pPr>
        <w:pStyle w:val="a9"/>
        <w:numPr>
          <w:ilvl w:val="0"/>
          <w:numId w:val="11"/>
        </w:numPr>
      </w:pPr>
      <w:r>
        <w:rPr>
          <w:rFonts w:hint="eastAsia"/>
        </w:rPr>
        <w:t>阿斯匹靈反應式</w:t>
      </w:r>
    </w:p>
    <w:p w14:paraId="27E5E263" w14:textId="43783144" w:rsidR="00AF6DD9" w:rsidRDefault="00AF6DD9" w:rsidP="00AF6DD9">
      <w:pPr>
        <w:pStyle w:val="a9"/>
        <w:widowControl/>
        <w:ind w:left="1440"/>
        <w:rPr>
          <w:rFonts w:ascii="Arial" w:eastAsia="新細明體" w:hAnsi="Arial" w:cs="Arial"/>
          <w:color w:val="000000"/>
          <w:szCs w:val="24"/>
        </w:rPr>
      </w:pPr>
      <w:r w:rsidRPr="00AF6DD9">
        <w:rPr>
          <w:rFonts w:ascii="Arial" w:eastAsia="新細明體" w:hAnsi="Arial" w:cs="Arial"/>
          <w:color w:val="000000"/>
          <w:szCs w:val="24"/>
        </w:rPr>
        <w:t>柳酸</w:t>
      </w:r>
      <w:r w:rsidRPr="00AF6DD9">
        <w:rPr>
          <w:rFonts w:ascii="Arial" w:eastAsia="新細明體" w:hAnsi="Arial" w:cs="Arial"/>
          <w:color w:val="000000"/>
          <w:szCs w:val="24"/>
        </w:rPr>
        <w:t>+</w:t>
      </w:r>
      <w:r w:rsidRPr="00AF6DD9">
        <w:rPr>
          <w:rFonts w:ascii="Arial" w:eastAsia="新細明體" w:hAnsi="Arial" w:cs="Arial"/>
          <w:color w:val="000000"/>
          <w:szCs w:val="24"/>
        </w:rPr>
        <w:t>乙醯氯</w:t>
      </w:r>
      <w:r w:rsidRPr="00AF6DD9">
        <w:rPr>
          <w:rFonts w:ascii="Arial" w:eastAsia="新細明體" w:hAnsi="Arial" w:cs="Arial"/>
          <w:color w:val="000000"/>
          <w:szCs w:val="24"/>
        </w:rPr>
        <w:t xml:space="preserve"> -&gt; </w:t>
      </w:r>
      <w:r w:rsidRPr="00AF6DD9">
        <w:rPr>
          <w:rFonts w:ascii="Arial" w:eastAsia="新細明體" w:hAnsi="Arial" w:cs="Arial"/>
          <w:color w:val="000000"/>
          <w:szCs w:val="24"/>
        </w:rPr>
        <w:t>乙醯柳酸</w:t>
      </w:r>
      <w:r w:rsidRPr="00AF6DD9">
        <w:rPr>
          <w:rFonts w:ascii="Arial" w:eastAsia="新細明體" w:hAnsi="Arial" w:cs="Arial"/>
          <w:color w:val="000000"/>
          <w:szCs w:val="24"/>
        </w:rPr>
        <w:t>(</w:t>
      </w:r>
      <w:r w:rsidRPr="00AF6DD9">
        <w:rPr>
          <w:rFonts w:ascii="Arial" w:eastAsia="新細明體" w:hAnsi="Arial" w:cs="Arial"/>
          <w:color w:val="000000"/>
          <w:szCs w:val="24"/>
        </w:rPr>
        <w:t>阿斯匹靈</w:t>
      </w:r>
      <w:r w:rsidRPr="00AF6DD9">
        <w:rPr>
          <w:rFonts w:ascii="Arial" w:eastAsia="新細明體" w:hAnsi="Arial" w:cs="Arial"/>
          <w:color w:val="000000"/>
          <w:szCs w:val="24"/>
        </w:rPr>
        <w:t xml:space="preserve">) + </w:t>
      </w:r>
      <w:r w:rsidRPr="00AF6DD9">
        <w:rPr>
          <w:rFonts w:ascii="Arial" w:eastAsia="新細明體" w:hAnsi="Arial" w:cs="Arial"/>
          <w:color w:val="000000"/>
          <w:szCs w:val="24"/>
        </w:rPr>
        <w:t>鹽酸</w:t>
      </w:r>
    </w:p>
    <w:p w14:paraId="64D61CAF" w14:textId="5674473C" w:rsidR="00AF6DD9" w:rsidRDefault="00AF6DD9" w:rsidP="00AF6DD9">
      <w:pPr>
        <w:widowControl/>
        <w:ind w:left="960" w:firstLine="480"/>
        <w:rPr>
          <w:rFonts w:ascii="新細明體" w:eastAsia="新細明體" w:hAnsi="新細明體" w:cs="新細明體"/>
          <w:color w:val="000000"/>
          <w:sz w:val="40"/>
          <w:szCs w:val="40"/>
        </w:rPr>
      </w:pPr>
      <m:oMathPara>
        <m:oMath>
          <m:r>
            <w:rPr>
              <w:rFonts w:ascii="Cambria Math" w:eastAsia="新細明體" w:hAnsi="Cambria Math" w:cs="Arial"/>
              <w:color w:val="000000"/>
              <w:sz w:val="40"/>
              <w:szCs w:val="40"/>
            </w:rPr>
            <m:t>C</m:t>
          </m:r>
          <m:r>
            <w:rPr>
              <w:rFonts w:ascii="Cambria Math" w:eastAsia="新細明體" w:hAnsi="Cambria Math" w:cs="Cambria Math"/>
              <w:color w:val="000000"/>
              <w:sz w:val="40"/>
              <w:szCs w:val="40"/>
            </w:rPr>
            <m:t>₇</m:t>
          </m:r>
          <m:r>
            <w:rPr>
              <w:rFonts w:ascii="Cambria Math" w:eastAsia="新細明體" w:hAnsi="Cambria Math" w:cs="Arial"/>
              <w:color w:val="000000"/>
              <w:sz w:val="40"/>
              <w:szCs w:val="40"/>
            </w:rPr>
            <m:t>H</m:t>
          </m:r>
          <m:r>
            <w:rPr>
              <w:rFonts w:ascii="Cambria Math" w:eastAsia="新細明體" w:hAnsi="Cambria Math" w:cs="Cambria Math"/>
              <w:color w:val="000000"/>
              <w:sz w:val="40"/>
              <w:szCs w:val="40"/>
            </w:rPr>
            <m:t>₆</m:t>
          </m:r>
          <m:r>
            <w:rPr>
              <w:rFonts w:ascii="Cambria Math" w:eastAsia="新細明體" w:hAnsi="Cambria Math" w:cs="Arial"/>
              <w:color w:val="000000"/>
              <w:sz w:val="40"/>
              <w:szCs w:val="40"/>
            </w:rPr>
            <m:t>O</m:t>
          </m:r>
          <m:r>
            <w:rPr>
              <w:rFonts w:ascii="Cambria Math" w:eastAsia="新細明體" w:hAnsi="Cambria Math" w:cs="Cambria Math"/>
              <w:color w:val="000000"/>
              <w:sz w:val="40"/>
              <w:szCs w:val="40"/>
            </w:rPr>
            <m:t>₃</m:t>
          </m:r>
          <m:r>
            <w:rPr>
              <w:rFonts w:ascii="Cambria Math" w:eastAsia="新細明體" w:hAnsi="Cambria Math" w:cs="Arial"/>
              <w:color w:val="000000"/>
              <w:sz w:val="40"/>
              <w:szCs w:val="40"/>
            </w:rPr>
            <m:t xml:space="preserve"> + CH</m:t>
          </m:r>
          <m:r>
            <w:rPr>
              <w:rFonts w:ascii="Cambria Math" w:eastAsia="新細明體" w:hAnsi="Cambria Math" w:cs="Cambria Math"/>
              <w:color w:val="000000"/>
              <w:sz w:val="40"/>
              <w:szCs w:val="40"/>
            </w:rPr>
            <m:t>₃</m:t>
          </m:r>
          <m:r>
            <w:rPr>
              <w:rFonts w:ascii="Cambria Math" w:eastAsia="新細明體" w:hAnsi="Cambria Math" w:cs="Arial" w:hint="eastAsia"/>
              <w:color w:val="000000"/>
              <w:sz w:val="40"/>
              <w:szCs w:val="40"/>
            </w:rPr>
            <m:t xml:space="preserve">COCl </m:t>
          </m:r>
          <m:r>
            <w:rPr>
              <w:rFonts w:ascii="Cambria Math" w:eastAsia="新細明體" w:hAnsi="Cambria Math" w:cs="Arial" w:hint="eastAsia"/>
              <w:color w:val="000000"/>
              <w:sz w:val="40"/>
              <w:szCs w:val="40"/>
            </w:rPr>
            <m:t>→</m:t>
          </m:r>
          <m:r>
            <w:rPr>
              <w:rFonts w:ascii="Cambria Math" w:eastAsia="新細明體" w:hAnsi="Cambria Math" w:cs="Arial" w:hint="eastAsia"/>
              <w:color w:val="000000"/>
              <w:sz w:val="40"/>
              <w:szCs w:val="40"/>
            </w:rPr>
            <m:t xml:space="preserve"> C</m:t>
          </m:r>
          <m:r>
            <w:rPr>
              <w:rFonts w:ascii="Cambria Math" w:eastAsia="新細明體" w:hAnsi="Cambria Math" w:cs="Cambria Math"/>
              <w:color w:val="000000"/>
              <w:sz w:val="40"/>
              <w:szCs w:val="40"/>
            </w:rPr>
            <m:t>₉</m:t>
          </m:r>
          <m:r>
            <w:rPr>
              <w:rFonts w:ascii="Cambria Math" w:eastAsia="新細明體" w:hAnsi="Cambria Math" w:cs="Arial"/>
              <w:color w:val="000000"/>
              <w:sz w:val="40"/>
              <w:szCs w:val="40"/>
            </w:rPr>
            <m:t>H</m:t>
          </m:r>
          <m:r>
            <w:rPr>
              <w:rFonts w:ascii="Cambria Math" w:eastAsia="新細明體" w:hAnsi="Cambria Math" w:cs="Cambria Math"/>
              <w:color w:val="000000"/>
              <w:sz w:val="40"/>
              <w:szCs w:val="40"/>
            </w:rPr>
            <m:t>₈</m:t>
          </m:r>
          <m:r>
            <w:rPr>
              <w:rFonts w:ascii="Cambria Math" w:eastAsia="新細明體" w:hAnsi="Cambria Math" w:cs="Arial"/>
              <w:color w:val="000000"/>
              <w:sz w:val="40"/>
              <w:szCs w:val="40"/>
            </w:rPr>
            <m:t>O</m:t>
          </m:r>
          <m:r>
            <w:rPr>
              <w:rFonts w:ascii="Cambria Math" w:eastAsia="新細明體" w:hAnsi="Cambria Math" w:cs="Cambria Math"/>
              <w:color w:val="000000"/>
              <w:sz w:val="40"/>
              <w:szCs w:val="40"/>
            </w:rPr>
            <m:t>₄</m:t>
          </m:r>
          <m:r>
            <w:rPr>
              <w:rFonts w:ascii="Cambria Math" w:eastAsia="新細明體" w:hAnsi="Cambria Math" w:cs="Arial"/>
              <w:color w:val="000000"/>
              <w:sz w:val="40"/>
              <w:szCs w:val="40"/>
            </w:rPr>
            <m:t xml:space="preserve"> + HCl</m:t>
          </m:r>
        </m:oMath>
      </m:oMathPara>
    </w:p>
    <w:p w14:paraId="45DDA40F" w14:textId="77777777" w:rsidR="00AF6DD9" w:rsidRDefault="00AF6DD9">
      <w:pPr>
        <w:widowControl/>
        <w:autoSpaceDE/>
        <w:autoSpaceDN/>
        <w:rPr>
          <w:rFonts w:ascii="新細明體" w:eastAsia="新細明體" w:hAnsi="新細明體" w:cs="新細明體"/>
          <w:color w:val="000000"/>
          <w:sz w:val="40"/>
          <w:szCs w:val="40"/>
        </w:rPr>
      </w:pPr>
      <w:r>
        <w:rPr>
          <w:rFonts w:ascii="新細明體" w:eastAsia="新細明體" w:hAnsi="新細明體" w:cs="新細明體"/>
          <w:color w:val="000000"/>
          <w:sz w:val="40"/>
          <w:szCs w:val="40"/>
        </w:rPr>
        <w:br w:type="page"/>
      </w:r>
    </w:p>
    <w:p w14:paraId="1406D548" w14:textId="77777777" w:rsidR="00AF6DD9" w:rsidRPr="00414FFE" w:rsidRDefault="00AF6DD9" w:rsidP="00AF6DD9">
      <w:pPr>
        <w:widowControl/>
        <w:jc w:val="center"/>
        <w:rPr>
          <w:rFonts w:ascii="新細明體" w:eastAsia="新細明體" w:hAnsi="新細明體" w:cs="新細明體"/>
          <w:sz w:val="20"/>
          <w:szCs w:val="20"/>
        </w:rPr>
      </w:pPr>
      <w:r w:rsidRPr="00414FFE">
        <w:rPr>
          <w:rFonts w:ascii="新細明體" w:eastAsia="新細明體" w:hAnsi="新細明體" w:cs="新細明體" w:hint="eastAsia"/>
          <w:sz w:val="20"/>
          <w:szCs w:val="20"/>
        </w:rPr>
        <w:lastRenderedPageBreak/>
        <w:t>表三、反應物與生成物莫爾質量</w:t>
      </w:r>
    </w:p>
    <w:tbl>
      <w:tblPr>
        <w:tblW w:w="524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693"/>
      </w:tblGrid>
      <w:tr w:rsidR="00AF6DD9" w:rsidRPr="00414FFE" w14:paraId="6D2314A2" w14:textId="77777777" w:rsidTr="0025083F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0E3BA" w14:textId="77777777" w:rsidR="00AF6DD9" w:rsidRPr="00414FFE" w:rsidRDefault="00AF6DD9" w:rsidP="0025083F">
            <w:pPr>
              <w:rPr>
                <w:rFonts w:asciiTheme="minorEastAsia" w:hAnsiTheme="minorEastAsia"/>
                <w:szCs w:val="24"/>
              </w:rPr>
            </w:pPr>
            <w:r w:rsidRPr="00414FFE">
              <w:rPr>
                <w:rFonts w:asciiTheme="minorEastAsia" w:hAnsiTheme="minorEastAsia"/>
                <w:szCs w:val="24"/>
              </w:rPr>
              <w:t>柳酸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D35BB" w14:textId="77777777" w:rsidR="00AF6DD9" w:rsidRPr="00414FFE" w:rsidRDefault="00AF6DD9" w:rsidP="0025083F">
            <w:pPr>
              <w:rPr>
                <w:rFonts w:asciiTheme="minorEastAsia" w:hAnsiTheme="minorEastAsia"/>
                <w:szCs w:val="24"/>
              </w:rPr>
            </w:pPr>
            <w:r w:rsidRPr="00414FFE">
              <w:rPr>
                <w:rFonts w:asciiTheme="minorEastAsia" w:hAnsiTheme="minorEastAsia"/>
                <w:szCs w:val="24"/>
              </w:rPr>
              <w:t>138 g/mol</w:t>
            </w:r>
          </w:p>
        </w:tc>
      </w:tr>
      <w:tr w:rsidR="00AF6DD9" w:rsidRPr="00414FFE" w14:paraId="1E5ECEB2" w14:textId="77777777" w:rsidTr="0025083F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B728D" w14:textId="77777777" w:rsidR="00AF6DD9" w:rsidRPr="00414FFE" w:rsidRDefault="00AF6DD9" w:rsidP="0025083F">
            <w:pPr>
              <w:rPr>
                <w:rFonts w:asciiTheme="minorEastAsia" w:hAnsiTheme="minorEastAsia"/>
                <w:szCs w:val="24"/>
              </w:rPr>
            </w:pPr>
            <w:r w:rsidRPr="00414FFE">
              <w:rPr>
                <w:rFonts w:asciiTheme="minorEastAsia" w:hAnsiTheme="minorEastAsia"/>
                <w:szCs w:val="24"/>
              </w:rPr>
              <w:t>乙醯氯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6740B" w14:textId="77777777" w:rsidR="00AF6DD9" w:rsidRPr="00414FFE" w:rsidRDefault="00AF6DD9" w:rsidP="0025083F">
            <w:pPr>
              <w:rPr>
                <w:rFonts w:asciiTheme="minorEastAsia" w:hAnsiTheme="minorEastAsia"/>
                <w:szCs w:val="24"/>
              </w:rPr>
            </w:pPr>
            <w:r w:rsidRPr="00414FFE">
              <w:rPr>
                <w:rFonts w:asciiTheme="minorEastAsia" w:hAnsiTheme="minorEastAsia"/>
                <w:szCs w:val="24"/>
              </w:rPr>
              <w:t>78.50 g/mol</w:t>
            </w:r>
          </w:p>
        </w:tc>
      </w:tr>
      <w:tr w:rsidR="00AF6DD9" w:rsidRPr="00414FFE" w14:paraId="3C313CA7" w14:textId="77777777" w:rsidTr="0025083F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C5084" w14:textId="77777777" w:rsidR="00AF6DD9" w:rsidRPr="00414FFE" w:rsidRDefault="00AF6DD9" w:rsidP="0025083F">
            <w:pPr>
              <w:rPr>
                <w:rFonts w:asciiTheme="minorEastAsia" w:hAnsiTheme="minorEastAsia"/>
                <w:szCs w:val="24"/>
              </w:rPr>
            </w:pPr>
            <w:r w:rsidRPr="00414FFE">
              <w:rPr>
                <w:rFonts w:asciiTheme="minorEastAsia" w:hAnsiTheme="minorEastAsia"/>
                <w:szCs w:val="24"/>
              </w:rPr>
              <w:t>阿斯匹靈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9A73A" w14:textId="77777777" w:rsidR="00AF6DD9" w:rsidRPr="00414FFE" w:rsidRDefault="00AF6DD9" w:rsidP="0025083F">
            <w:pPr>
              <w:rPr>
                <w:rFonts w:asciiTheme="minorEastAsia" w:hAnsiTheme="minorEastAsia"/>
                <w:szCs w:val="24"/>
              </w:rPr>
            </w:pPr>
            <w:r w:rsidRPr="00414FFE">
              <w:rPr>
                <w:rFonts w:asciiTheme="minorEastAsia" w:hAnsiTheme="minorEastAsia"/>
                <w:szCs w:val="24"/>
              </w:rPr>
              <w:t>180 g/mol</w:t>
            </w:r>
          </w:p>
        </w:tc>
      </w:tr>
    </w:tbl>
    <w:p w14:paraId="03523B4F" w14:textId="4C76D285" w:rsidR="00AF6DD9" w:rsidRDefault="00AF6DD9" w:rsidP="00AF6DD9">
      <w:pPr>
        <w:pStyle w:val="a9"/>
        <w:widowControl/>
        <w:numPr>
          <w:ilvl w:val="0"/>
          <w:numId w:val="11"/>
        </w:numPr>
        <w:rPr>
          <w:rFonts w:asciiTheme="minorEastAsia" w:hAnsiTheme="minorEastAsia"/>
          <w:szCs w:val="24"/>
        </w:rPr>
      </w:pPr>
      <w:r w:rsidRPr="00040804">
        <w:rPr>
          <w:rFonts w:asciiTheme="minorEastAsia" w:hAnsiTheme="minorEastAsia"/>
          <w:szCs w:val="24"/>
        </w:rPr>
        <w:t>所使用藥劑量</w:t>
      </w:r>
    </w:p>
    <w:p w14:paraId="7383DAE1" w14:textId="7AC8D638" w:rsidR="00AF6DD9" w:rsidRPr="00AF6DD9" w:rsidRDefault="00AF6DD9" w:rsidP="00AF6DD9">
      <w:pPr>
        <w:pStyle w:val="a9"/>
        <w:ind w:left="1440"/>
        <w:rPr>
          <w:rFonts w:asciiTheme="minorEastAsia" w:hAnsiTheme="minorEastAsia"/>
          <w:szCs w:val="24"/>
        </w:rPr>
      </w:pPr>
      <w:r w:rsidRPr="00AF6DD9">
        <w:rPr>
          <w:rFonts w:asciiTheme="minorEastAsia" w:hAnsiTheme="minorEastAsia"/>
          <w:szCs w:val="24"/>
        </w:rPr>
        <w:t>2克柳酸、6.0毫升乙醯氯</w:t>
      </w:r>
      <w:r w:rsidRPr="00AF6DD9">
        <w:rPr>
          <w:rFonts w:asciiTheme="minorEastAsia" w:hAnsiTheme="minorEastAsia" w:hint="eastAsia"/>
          <w:szCs w:val="24"/>
        </w:rPr>
        <w:t>，</w:t>
      </w:r>
      <w:r w:rsidRPr="00AF6DD9">
        <w:rPr>
          <w:rFonts w:asciiTheme="minorEastAsia" w:hAnsiTheme="minorEastAsia"/>
          <w:szCs w:val="24"/>
        </w:rPr>
        <w:t>乙醯氯密度約為1.1 g/ml，質量為6.6克</w:t>
      </w:r>
      <w:r w:rsidRPr="00AF6DD9">
        <w:rPr>
          <w:rFonts w:asciiTheme="minorEastAsia" w:hAnsiTheme="minorEastAsia" w:hint="eastAsia"/>
          <w:szCs w:val="24"/>
        </w:rPr>
        <w:t>。</w:t>
      </w:r>
    </w:p>
    <w:p w14:paraId="05589AA4" w14:textId="7E125753" w:rsidR="00AF6DD9" w:rsidRPr="00AF6DD9" w:rsidRDefault="00AF6DD9" w:rsidP="00AF6DD9">
      <w:pPr>
        <w:pStyle w:val="a9"/>
        <w:widowControl/>
        <w:numPr>
          <w:ilvl w:val="0"/>
          <w:numId w:val="11"/>
        </w:numPr>
        <w:rPr>
          <w:rFonts w:ascii="Arial" w:eastAsia="新細明體" w:hAnsi="Arial" w:cs="Arial"/>
          <w:color w:val="000000"/>
          <w:szCs w:val="24"/>
        </w:rPr>
      </w:pPr>
      <w:r w:rsidRPr="00040804">
        <w:rPr>
          <w:rFonts w:asciiTheme="minorEastAsia" w:hAnsiTheme="minorEastAsia" w:hint="eastAsia"/>
          <w:szCs w:val="28"/>
        </w:rPr>
        <w:t>計算理論產量</w:t>
      </w:r>
    </w:p>
    <w:p w14:paraId="74BDFA01" w14:textId="34A7CC23" w:rsidR="00AF6DD9" w:rsidRPr="00AF6DD9" w:rsidRDefault="00AF6DD9" w:rsidP="00AF6DD9">
      <w:pPr>
        <w:pStyle w:val="a9"/>
        <w:ind w:left="1440"/>
        <w:rPr>
          <w:rFonts w:asciiTheme="minorEastAsia" w:hAnsiTheme="minorEastAsia"/>
          <w:szCs w:val="28"/>
        </w:rPr>
      </w:pPr>
      <w:r w:rsidRPr="00AF6DD9">
        <w:rPr>
          <w:rFonts w:asciiTheme="minorEastAsia" w:hAnsiTheme="minorEastAsia" w:hint="eastAsia"/>
          <w:szCs w:val="28"/>
        </w:rPr>
        <w:t>柳酸為限量試劑，故阿斯匹靈產量為1.8g。</w:t>
      </w:r>
    </w:p>
    <w:p w14:paraId="115A84AF" w14:textId="0E0B0A17" w:rsidR="00AF6DD9" w:rsidRDefault="00AF6DD9" w:rsidP="00AF6DD9">
      <w:pPr>
        <w:pStyle w:val="a9"/>
        <w:numPr>
          <w:ilvl w:val="0"/>
          <w:numId w:val="10"/>
        </w:numPr>
      </w:pPr>
      <w:r>
        <w:rPr>
          <w:rFonts w:hint="eastAsia"/>
        </w:rPr>
        <w:t>性質鑑定</w:t>
      </w:r>
    </w:p>
    <w:p w14:paraId="0E609499" w14:textId="7458F676" w:rsidR="00AF6DD9" w:rsidRPr="00AF6DD9" w:rsidRDefault="00AF6DD9" w:rsidP="00AF6DD9">
      <w:pPr>
        <w:pStyle w:val="a9"/>
        <w:ind w:left="960"/>
      </w:pPr>
      <w:r>
        <w:rPr>
          <w:rFonts w:asciiTheme="minorEastAsia" w:hAnsiTheme="minorEastAsia" w:hint="eastAsia"/>
          <w:szCs w:val="24"/>
        </w:rPr>
        <w:t>使用</w:t>
      </w:r>
      <w:r w:rsidRPr="00414FFE">
        <w:rPr>
          <w:rFonts w:asciiTheme="minorEastAsia" w:hAnsiTheme="minorEastAsia"/>
          <w:szCs w:val="24"/>
        </w:rPr>
        <w:t>氯化鐵</w:t>
      </w:r>
      <w:r>
        <w:rPr>
          <w:rFonts w:asciiTheme="minorEastAsia" w:hAnsiTheme="minorEastAsia" w:hint="eastAsia"/>
          <w:szCs w:val="24"/>
        </w:rPr>
        <w:t>溶液進行檢測後，溶液變色明顯，與柳酸加入氯化鐵後顏色相近，表示純化並未完全。</w:t>
      </w:r>
    </w:p>
    <w:p w14:paraId="58D1694D" w14:textId="3C0ABE66" w:rsidR="00AF6DD9" w:rsidRDefault="00AF6DD9" w:rsidP="00AF6DD9">
      <w:pPr>
        <w:pStyle w:val="1"/>
        <w:numPr>
          <w:ilvl w:val="0"/>
          <w:numId w:val="3"/>
        </w:numPr>
      </w:pPr>
      <w:bookmarkStart w:id="7" w:name="_Toc205459848"/>
      <w:r>
        <w:rPr>
          <w:rFonts w:hint="eastAsia"/>
        </w:rPr>
        <w:t>問題與討論</w:t>
      </w:r>
      <w:bookmarkEnd w:id="7"/>
    </w:p>
    <w:p w14:paraId="123FD749" w14:textId="3FD05D36" w:rsidR="00AF6DD9" w:rsidRPr="00D2688F" w:rsidRDefault="00AF6DD9" w:rsidP="00AF6DD9">
      <w:pPr>
        <w:pStyle w:val="a9"/>
        <w:numPr>
          <w:ilvl w:val="0"/>
          <w:numId w:val="12"/>
        </w:numPr>
      </w:pPr>
      <w:r w:rsidRPr="00496870">
        <w:rPr>
          <w:rFonts w:asciiTheme="minorEastAsia" w:hAnsiTheme="minorEastAsia"/>
          <w:szCs w:val="24"/>
        </w:rPr>
        <w:t>阿斯匹靈變色</w:t>
      </w:r>
    </w:p>
    <w:p w14:paraId="7E6EE723" w14:textId="5FA28538" w:rsidR="00D2688F" w:rsidRPr="00D2688F" w:rsidRDefault="00D2688F" w:rsidP="00D2688F">
      <w:pPr>
        <w:ind w:left="480" w:firstLine="480"/>
        <w:rPr>
          <w:rFonts w:asciiTheme="minorEastAsia" w:hAnsiTheme="minorEastAsia"/>
          <w:szCs w:val="24"/>
        </w:rPr>
      </w:pPr>
      <w:r w:rsidRPr="00D2688F">
        <w:rPr>
          <w:rFonts w:asciiTheme="minorEastAsia" w:hAnsiTheme="minorEastAsia"/>
          <w:szCs w:val="24"/>
        </w:rPr>
        <w:t>阿斯匹靈粗產物放在烘箱</w:t>
      </w:r>
      <w:r w:rsidRPr="00D2688F">
        <w:rPr>
          <w:rFonts w:asciiTheme="minorEastAsia" w:hAnsiTheme="minorEastAsia" w:hint="eastAsia"/>
          <w:szCs w:val="24"/>
        </w:rPr>
        <w:t>三</w:t>
      </w:r>
      <w:r w:rsidRPr="00D2688F">
        <w:rPr>
          <w:rFonts w:asciiTheme="minorEastAsia" w:hAnsiTheme="minorEastAsia"/>
          <w:szCs w:val="24"/>
        </w:rPr>
        <w:t>周</w:t>
      </w:r>
      <w:r w:rsidRPr="00D2688F">
        <w:rPr>
          <w:rFonts w:asciiTheme="minorEastAsia" w:hAnsiTheme="minorEastAsia" w:hint="eastAsia"/>
          <w:szCs w:val="24"/>
        </w:rPr>
        <w:t>後才實驗，取</w:t>
      </w:r>
      <w:r w:rsidRPr="00D2688F">
        <w:rPr>
          <w:rFonts w:asciiTheme="minorEastAsia" w:hAnsiTheme="minorEastAsia"/>
          <w:szCs w:val="24"/>
        </w:rPr>
        <w:t>出時已經變</w:t>
      </w:r>
      <w:r w:rsidRPr="00D2688F">
        <w:rPr>
          <w:rFonts w:asciiTheme="minorEastAsia" w:hAnsiTheme="minorEastAsia" w:hint="eastAsia"/>
          <w:szCs w:val="24"/>
        </w:rPr>
        <w:t>色成紫色</w:t>
      </w:r>
      <w:r w:rsidRPr="00D2688F">
        <w:rPr>
          <w:rFonts w:asciiTheme="minorEastAsia" w:hAnsiTheme="minorEastAsia"/>
          <w:szCs w:val="24"/>
        </w:rPr>
        <w:t>。</w:t>
      </w:r>
    </w:p>
    <w:p w14:paraId="43BE0386" w14:textId="0B37E959" w:rsidR="00D2688F" w:rsidRDefault="00D2688F" w:rsidP="00D2688F">
      <w:pPr>
        <w:pStyle w:val="a9"/>
        <w:numPr>
          <w:ilvl w:val="0"/>
          <w:numId w:val="15"/>
        </w:numPr>
      </w:pPr>
      <w:r>
        <w:rPr>
          <w:rFonts w:hint="eastAsia"/>
        </w:rPr>
        <w:t>分析</w:t>
      </w:r>
    </w:p>
    <w:p w14:paraId="2689B281" w14:textId="4D69C96E" w:rsidR="00D2688F" w:rsidRPr="00D2688F" w:rsidRDefault="00D2688F" w:rsidP="00D2688F">
      <w:pPr>
        <w:pStyle w:val="a9"/>
        <w:ind w:left="1440"/>
        <w:rPr>
          <w:rFonts w:asciiTheme="minorEastAsia" w:hAnsiTheme="minorEastAsia"/>
          <w:szCs w:val="24"/>
        </w:rPr>
      </w:pPr>
      <w:r w:rsidRPr="00D2688F">
        <w:rPr>
          <w:rFonts w:asciiTheme="minorEastAsia" w:hAnsiTheme="minorEastAsia"/>
          <w:szCs w:val="24"/>
        </w:rPr>
        <w:t>阿斯匹靈密封</w:t>
      </w:r>
      <w:r w:rsidRPr="00D2688F">
        <w:rPr>
          <w:rFonts w:asciiTheme="minorEastAsia" w:hAnsiTheme="minorEastAsia" w:hint="eastAsia"/>
          <w:szCs w:val="24"/>
        </w:rPr>
        <w:t>不</w:t>
      </w:r>
      <w:r w:rsidRPr="00D2688F">
        <w:rPr>
          <w:rFonts w:asciiTheme="minorEastAsia" w:hAnsiTheme="minorEastAsia"/>
          <w:szCs w:val="24"/>
        </w:rPr>
        <w:t>完</w:t>
      </w:r>
      <w:r w:rsidRPr="00D2688F">
        <w:rPr>
          <w:rFonts w:asciiTheme="minorEastAsia" w:hAnsiTheme="minorEastAsia" w:hint="eastAsia"/>
          <w:szCs w:val="24"/>
        </w:rPr>
        <w:t>全</w:t>
      </w:r>
      <w:r w:rsidRPr="00D2688F">
        <w:rPr>
          <w:rFonts w:asciiTheme="minorEastAsia" w:hAnsiTheme="minorEastAsia"/>
          <w:szCs w:val="24"/>
        </w:rPr>
        <w:t>，碰到水氣水解成柳酸和醋酸，又</w:t>
      </w:r>
      <w:r w:rsidRPr="00D2688F">
        <w:rPr>
          <w:rFonts w:asciiTheme="minorEastAsia" w:hAnsiTheme="minorEastAsia" w:hint="eastAsia"/>
          <w:szCs w:val="24"/>
        </w:rPr>
        <w:t>與</w:t>
      </w:r>
      <w:r w:rsidRPr="00D2688F">
        <w:rPr>
          <w:rFonts w:asciiTheme="minorEastAsia" w:hAnsiTheme="minorEastAsia"/>
          <w:szCs w:val="24"/>
        </w:rPr>
        <w:t>鐵離子反應成紫色。</w:t>
      </w:r>
    </w:p>
    <w:p w14:paraId="3F40BD18" w14:textId="13316F3D" w:rsidR="00D2688F" w:rsidRDefault="00D2688F" w:rsidP="00D2688F">
      <w:pPr>
        <w:pStyle w:val="a9"/>
        <w:numPr>
          <w:ilvl w:val="0"/>
          <w:numId w:val="15"/>
        </w:numPr>
      </w:pPr>
      <w:r>
        <w:rPr>
          <w:rFonts w:hint="eastAsia"/>
        </w:rPr>
        <w:t>改進</w:t>
      </w:r>
    </w:p>
    <w:p w14:paraId="5B3BDE0F" w14:textId="7CD046FE" w:rsidR="00D2688F" w:rsidRPr="00D2688F" w:rsidRDefault="00D2688F" w:rsidP="00D2688F">
      <w:pPr>
        <w:pStyle w:val="a9"/>
        <w:ind w:left="1440"/>
        <w:rPr>
          <w:rFonts w:asciiTheme="minorEastAsia" w:hAnsiTheme="minorEastAsia"/>
          <w:szCs w:val="24"/>
        </w:rPr>
      </w:pPr>
      <w:r w:rsidRPr="00D2688F">
        <w:rPr>
          <w:rFonts w:asciiTheme="minorEastAsia" w:hAnsiTheme="minorEastAsia" w:hint="eastAsia"/>
          <w:szCs w:val="24"/>
        </w:rPr>
        <w:t>本次實驗是使用密封袋套住燒杯以隔絕水氣，應用其他方法，如：抽真空進行密封</w:t>
      </w:r>
      <w:r w:rsidRPr="00D2688F">
        <w:rPr>
          <w:rFonts w:asciiTheme="minorEastAsia" w:hAnsiTheme="minorEastAsia"/>
          <w:szCs w:val="24"/>
        </w:rPr>
        <w:t>，</w:t>
      </w:r>
      <w:r w:rsidRPr="00D2688F">
        <w:rPr>
          <w:rFonts w:asciiTheme="minorEastAsia" w:hAnsiTheme="minorEastAsia" w:hint="eastAsia"/>
          <w:szCs w:val="24"/>
        </w:rPr>
        <w:t>並</w:t>
      </w:r>
      <w:r w:rsidRPr="00D2688F">
        <w:rPr>
          <w:rFonts w:asciiTheme="minorEastAsia" w:hAnsiTheme="minorEastAsia"/>
          <w:szCs w:val="24"/>
        </w:rPr>
        <w:t>確認烘箱</w:t>
      </w:r>
      <w:r w:rsidRPr="00D2688F">
        <w:rPr>
          <w:rFonts w:asciiTheme="minorEastAsia" w:hAnsiTheme="minorEastAsia" w:hint="eastAsia"/>
          <w:szCs w:val="24"/>
        </w:rPr>
        <w:t>狀況</w:t>
      </w:r>
      <w:r>
        <w:rPr>
          <w:rFonts w:asciiTheme="minorEastAsia" w:hAnsiTheme="minorEastAsia" w:hint="eastAsia"/>
          <w:szCs w:val="24"/>
        </w:rPr>
        <w:t>。</w:t>
      </w:r>
    </w:p>
    <w:p w14:paraId="0C876F76" w14:textId="313D61FF" w:rsidR="00AF6DD9" w:rsidRPr="00D2688F" w:rsidRDefault="00AF6DD9" w:rsidP="00AF6DD9">
      <w:pPr>
        <w:pStyle w:val="a9"/>
        <w:numPr>
          <w:ilvl w:val="0"/>
          <w:numId w:val="12"/>
        </w:numPr>
      </w:pPr>
      <w:r w:rsidRPr="00496870">
        <w:rPr>
          <w:rFonts w:asciiTheme="minorEastAsia" w:hAnsiTheme="minorEastAsia"/>
          <w:szCs w:val="24"/>
        </w:rPr>
        <w:t>純化失敗</w:t>
      </w:r>
    </w:p>
    <w:p w14:paraId="74CD8018" w14:textId="1A400B61" w:rsidR="00D2688F" w:rsidRPr="00D2688F" w:rsidRDefault="00D2688F" w:rsidP="00D2688F">
      <w:pPr>
        <w:pStyle w:val="a9"/>
        <w:ind w:left="960"/>
        <w:rPr>
          <w:rFonts w:asciiTheme="minorEastAsia" w:hAnsiTheme="minorEastAsia"/>
          <w:szCs w:val="24"/>
        </w:rPr>
      </w:pPr>
      <w:r w:rsidRPr="00D2688F">
        <w:rPr>
          <w:rFonts w:asciiTheme="minorEastAsia" w:hAnsiTheme="minorEastAsia" w:hint="eastAsia"/>
          <w:szCs w:val="24"/>
        </w:rPr>
        <w:t>第一批純化後產物</w:t>
      </w:r>
      <w:r w:rsidRPr="00D2688F">
        <w:rPr>
          <w:rFonts w:asciiTheme="minorEastAsia" w:hAnsiTheme="minorEastAsia"/>
          <w:szCs w:val="24"/>
        </w:rPr>
        <w:t>滴入氯化鐵溶液後呈現紫色</w:t>
      </w:r>
      <w:r w:rsidRPr="00D2688F">
        <w:rPr>
          <w:rFonts w:asciiTheme="minorEastAsia" w:hAnsiTheme="minorEastAsia" w:hint="eastAsia"/>
          <w:szCs w:val="24"/>
        </w:rPr>
        <w:t>，表示純化失敗</w:t>
      </w:r>
      <w:r>
        <w:rPr>
          <w:rFonts w:asciiTheme="minorEastAsia" w:hAnsiTheme="minorEastAsia" w:hint="eastAsia"/>
          <w:szCs w:val="24"/>
        </w:rPr>
        <w:t>。</w:t>
      </w:r>
    </w:p>
    <w:p w14:paraId="5F6348DA" w14:textId="4D0ECABD" w:rsidR="00D2688F" w:rsidRDefault="00D2688F" w:rsidP="00D2688F">
      <w:pPr>
        <w:pStyle w:val="a9"/>
        <w:numPr>
          <w:ilvl w:val="0"/>
          <w:numId w:val="17"/>
        </w:numPr>
      </w:pPr>
      <w:r>
        <w:rPr>
          <w:rFonts w:hint="eastAsia"/>
        </w:rPr>
        <w:t>分析</w:t>
      </w:r>
    </w:p>
    <w:p w14:paraId="43A496F4" w14:textId="1BC8BAF3" w:rsidR="00D2688F" w:rsidRPr="00D2688F" w:rsidRDefault="00D2688F" w:rsidP="00D2688F">
      <w:pPr>
        <w:pStyle w:val="a9"/>
        <w:ind w:left="1440"/>
        <w:rPr>
          <w:rFonts w:asciiTheme="minorEastAsia" w:hAnsiTheme="minorEastAsia"/>
          <w:szCs w:val="24"/>
        </w:rPr>
      </w:pPr>
      <w:r w:rsidRPr="00D2688F">
        <w:rPr>
          <w:rFonts w:asciiTheme="minorEastAsia" w:hAnsiTheme="minorEastAsia"/>
          <w:szCs w:val="24"/>
        </w:rPr>
        <w:t>純化</w:t>
      </w:r>
      <w:r w:rsidRPr="00D2688F">
        <w:rPr>
          <w:rFonts w:asciiTheme="minorEastAsia" w:hAnsiTheme="minorEastAsia" w:hint="eastAsia"/>
          <w:szCs w:val="24"/>
        </w:rPr>
        <w:t>次數不足，經過多次純化可以進一步排除柳酸殘留物。</w:t>
      </w:r>
      <w:r w:rsidRPr="00D2688F">
        <w:rPr>
          <w:rFonts w:asciiTheme="minorEastAsia" w:hAnsiTheme="minorEastAsia"/>
          <w:szCs w:val="24"/>
        </w:rPr>
        <w:t>同時純化方法也不完全正確</w:t>
      </w:r>
      <w:r w:rsidRPr="00D2688F">
        <w:rPr>
          <w:rFonts w:asciiTheme="minorEastAsia" w:hAnsiTheme="minorEastAsia" w:hint="eastAsia"/>
          <w:szCs w:val="24"/>
        </w:rPr>
        <w:t>，</w:t>
      </w:r>
      <w:r w:rsidRPr="00D2688F">
        <w:rPr>
          <w:rFonts w:asciiTheme="minorEastAsia" w:hAnsiTheme="minorEastAsia"/>
          <w:szCs w:val="24"/>
        </w:rPr>
        <w:t>無法完全純化</w:t>
      </w:r>
      <w:r w:rsidRPr="00D2688F">
        <w:rPr>
          <w:rFonts w:asciiTheme="minorEastAsia" w:hAnsiTheme="minorEastAsia" w:hint="eastAsia"/>
          <w:szCs w:val="24"/>
        </w:rPr>
        <w:t>阿斯匹靈。</w:t>
      </w:r>
    </w:p>
    <w:p w14:paraId="6D884D99" w14:textId="135B710D" w:rsidR="00D2688F" w:rsidRDefault="00D2688F" w:rsidP="00D2688F">
      <w:pPr>
        <w:pStyle w:val="a9"/>
        <w:numPr>
          <w:ilvl w:val="0"/>
          <w:numId w:val="17"/>
        </w:numPr>
      </w:pPr>
      <w:r>
        <w:rPr>
          <w:rFonts w:hint="eastAsia"/>
        </w:rPr>
        <w:t>改進</w:t>
      </w:r>
    </w:p>
    <w:p w14:paraId="108B7626" w14:textId="567CFD1A" w:rsidR="00D2688F" w:rsidRPr="00D2688F" w:rsidRDefault="00D2688F" w:rsidP="00D2688F">
      <w:pPr>
        <w:pStyle w:val="a9"/>
        <w:ind w:left="1440"/>
        <w:rPr>
          <w:rFonts w:asciiTheme="minorEastAsia" w:hAnsiTheme="minorEastAsia"/>
          <w:szCs w:val="24"/>
        </w:rPr>
      </w:pPr>
      <w:r w:rsidRPr="00D2688F">
        <w:rPr>
          <w:rFonts w:asciiTheme="minorEastAsia" w:hAnsiTheme="minorEastAsia" w:hint="eastAsia"/>
          <w:szCs w:val="24"/>
        </w:rPr>
        <w:t>進行更多次純化，並且更改純化方法。經查詢，重結晶法為最佳純化方式，可試著使用。</w:t>
      </w:r>
    </w:p>
    <w:p w14:paraId="506606F9" w14:textId="432DE375" w:rsidR="00AF6DD9" w:rsidRPr="00D2688F" w:rsidRDefault="00AF6DD9" w:rsidP="00AF6DD9">
      <w:pPr>
        <w:pStyle w:val="a9"/>
        <w:numPr>
          <w:ilvl w:val="0"/>
          <w:numId w:val="12"/>
        </w:numPr>
      </w:pPr>
      <w:r w:rsidRPr="00496870">
        <w:rPr>
          <w:rFonts w:asciiTheme="minorEastAsia" w:hAnsiTheme="minorEastAsia"/>
          <w:szCs w:val="24"/>
        </w:rPr>
        <w:t>乙醯氯氣化</w:t>
      </w:r>
    </w:p>
    <w:p w14:paraId="5C9FAD1B" w14:textId="204D7336" w:rsidR="00D2688F" w:rsidRPr="00D2688F" w:rsidRDefault="00D2688F" w:rsidP="00D2688F">
      <w:pPr>
        <w:pStyle w:val="a9"/>
        <w:ind w:left="960"/>
        <w:rPr>
          <w:rFonts w:asciiTheme="minorEastAsia" w:hAnsiTheme="minorEastAsia"/>
          <w:szCs w:val="24"/>
        </w:rPr>
      </w:pPr>
      <w:r w:rsidRPr="00D2688F">
        <w:rPr>
          <w:rFonts w:asciiTheme="minorEastAsia" w:hAnsiTheme="minorEastAsia"/>
          <w:szCs w:val="24"/>
        </w:rPr>
        <w:t>在第二次進行合成時，</w:t>
      </w:r>
      <w:r w:rsidRPr="00D2688F">
        <w:rPr>
          <w:rFonts w:asciiTheme="minorEastAsia" w:hAnsiTheme="minorEastAsia" w:hint="eastAsia"/>
          <w:szCs w:val="24"/>
        </w:rPr>
        <w:t>隔水加熱</w:t>
      </w:r>
      <w:r w:rsidRPr="00D2688F">
        <w:rPr>
          <w:rFonts w:asciiTheme="minorEastAsia" w:hAnsiTheme="minorEastAsia"/>
          <w:szCs w:val="24"/>
        </w:rPr>
        <w:t>溫度調</w:t>
      </w:r>
      <w:r w:rsidRPr="00D2688F">
        <w:rPr>
          <w:rFonts w:asciiTheme="minorEastAsia" w:hAnsiTheme="minorEastAsia" w:hint="eastAsia"/>
          <w:szCs w:val="24"/>
        </w:rPr>
        <w:t>到70</w:t>
      </w:r>
      <w:r w:rsidRPr="00D2688F">
        <w:rPr>
          <w:rFonts w:asciiTheme="minorEastAsia" w:hAnsiTheme="minorEastAsia"/>
          <w:szCs w:val="24"/>
        </w:rPr>
        <w:t>°C，</w:t>
      </w:r>
      <w:r w:rsidRPr="00D2688F">
        <w:rPr>
          <w:rFonts w:asciiTheme="minorEastAsia" w:hAnsiTheme="minorEastAsia" w:hint="eastAsia"/>
          <w:szCs w:val="24"/>
        </w:rPr>
        <w:t>實際產量大於理論產量。</w:t>
      </w:r>
    </w:p>
    <w:p w14:paraId="0CE7904A" w14:textId="50416ECF" w:rsidR="00D2688F" w:rsidRDefault="00D2688F" w:rsidP="00D2688F">
      <w:pPr>
        <w:pStyle w:val="a9"/>
        <w:numPr>
          <w:ilvl w:val="0"/>
          <w:numId w:val="18"/>
        </w:numPr>
      </w:pPr>
      <w:r>
        <w:rPr>
          <w:rFonts w:hint="eastAsia"/>
        </w:rPr>
        <w:t>分析</w:t>
      </w:r>
    </w:p>
    <w:p w14:paraId="632BD598" w14:textId="42210E55" w:rsidR="00D2688F" w:rsidRDefault="00D2688F" w:rsidP="00D2688F">
      <w:pPr>
        <w:pStyle w:val="a9"/>
        <w:ind w:left="144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經檢測，粗產物內含有柳酸，推測</w:t>
      </w:r>
      <w:r w:rsidRPr="00027C61">
        <w:rPr>
          <w:rFonts w:asciiTheme="minorEastAsia" w:hAnsiTheme="minorEastAsia"/>
          <w:szCs w:val="24"/>
        </w:rPr>
        <w:t>隔水加熱溫度太高，</w:t>
      </w:r>
      <w:r>
        <w:rPr>
          <w:rFonts w:asciiTheme="minorEastAsia" w:hAnsiTheme="minorEastAsia" w:hint="eastAsia"/>
          <w:szCs w:val="24"/>
        </w:rPr>
        <w:t>導致</w:t>
      </w:r>
      <w:r w:rsidRPr="00027C61">
        <w:rPr>
          <w:rFonts w:asciiTheme="minorEastAsia" w:hAnsiTheme="minorEastAsia"/>
          <w:szCs w:val="24"/>
        </w:rPr>
        <w:t>乙醯氯沸騰氣化</w:t>
      </w:r>
      <w:r>
        <w:rPr>
          <w:rFonts w:asciiTheme="minorEastAsia" w:hAnsiTheme="minorEastAsia" w:hint="eastAsia"/>
          <w:szCs w:val="24"/>
        </w:rPr>
        <w:t>，而柳酸未完全合成。</w:t>
      </w:r>
    </w:p>
    <w:p w14:paraId="092F9E43" w14:textId="77777777" w:rsidR="00D2688F" w:rsidRDefault="00D2688F">
      <w:pPr>
        <w:widowControl/>
        <w:autoSpaceDE/>
        <w:autoSpaceDN/>
        <w:rPr>
          <w:rFonts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br w:type="page"/>
      </w:r>
    </w:p>
    <w:p w14:paraId="4AA1F42C" w14:textId="77777777" w:rsidR="00D2688F" w:rsidRPr="00D2688F" w:rsidRDefault="00D2688F" w:rsidP="00D2688F">
      <w:pPr>
        <w:pStyle w:val="a9"/>
        <w:ind w:left="1440"/>
        <w:rPr>
          <w:rFonts w:asciiTheme="minorEastAsia" w:hAnsiTheme="minorEastAsia"/>
          <w:szCs w:val="24"/>
        </w:rPr>
      </w:pPr>
    </w:p>
    <w:p w14:paraId="31131CDD" w14:textId="389E0FA4" w:rsidR="00D2688F" w:rsidRDefault="00D2688F" w:rsidP="00D2688F">
      <w:pPr>
        <w:pStyle w:val="a9"/>
        <w:numPr>
          <w:ilvl w:val="0"/>
          <w:numId w:val="18"/>
        </w:numPr>
      </w:pPr>
      <w:r>
        <w:rPr>
          <w:rFonts w:hint="eastAsia"/>
        </w:rPr>
        <w:t>改進</w:t>
      </w:r>
    </w:p>
    <w:p w14:paraId="62FCBBB1" w14:textId="77777777" w:rsidR="00D2688F" w:rsidRPr="00027C61" w:rsidRDefault="00D2688F" w:rsidP="00D2688F">
      <w:pPr>
        <w:pStyle w:val="a9"/>
        <w:ind w:left="144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查詢後得知</w:t>
      </w:r>
      <w:r w:rsidRPr="00027C61">
        <w:rPr>
          <w:rFonts w:asciiTheme="minorEastAsia" w:hAnsiTheme="minorEastAsia"/>
          <w:szCs w:val="24"/>
        </w:rPr>
        <w:t>乙醯氯</w:t>
      </w:r>
      <w:r>
        <w:rPr>
          <w:rFonts w:asciiTheme="minorEastAsia" w:hAnsiTheme="minorEastAsia" w:hint="eastAsia"/>
          <w:szCs w:val="24"/>
        </w:rPr>
        <w:t>沸點約為51</w:t>
      </w:r>
      <w:r w:rsidRPr="00027C61">
        <w:rPr>
          <w:rFonts w:asciiTheme="minorEastAsia" w:hAnsiTheme="minorEastAsia"/>
          <w:szCs w:val="24"/>
        </w:rPr>
        <w:t>°C</w:t>
      </w:r>
      <w:r>
        <w:rPr>
          <w:rFonts w:asciiTheme="minorEastAsia" w:hAnsiTheme="minorEastAsia" w:hint="eastAsia"/>
          <w:szCs w:val="24"/>
        </w:rPr>
        <w:t>，溫度高達70</w:t>
      </w:r>
      <w:r w:rsidRPr="00027C61">
        <w:rPr>
          <w:rFonts w:asciiTheme="minorEastAsia" w:hAnsiTheme="minorEastAsia"/>
          <w:szCs w:val="24"/>
        </w:rPr>
        <w:t>°C</w:t>
      </w:r>
      <w:r>
        <w:rPr>
          <w:rFonts w:asciiTheme="minorEastAsia" w:hAnsiTheme="minorEastAsia" w:hint="eastAsia"/>
          <w:szCs w:val="24"/>
        </w:rPr>
        <w:t>確實會將</w:t>
      </w:r>
      <w:r w:rsidRPr="00027C61">
        <w:rPr>
          <w:rFonts w:asciiTheme="minorEastAsia" w:hAnsiTheme="minorEastAsia"/>
          <w:szCs w:val="24"/>
        </w:rPr>
        <w:t>乙醯氯</w:t>
      </w:r>
      <w:r>
        <w:rPr>
          <w:rFonts w:asciiTheme="minorEastAsia" w:hAnsiTheme="minorEastAsia" w:hint="eastAsia"/>
          <w:szCs w:val="24"/>
        </w:rPr>
        <w:t>蒸發，下次會將水</w:t>
      </w:r>
      <w:r w:rsidRPr="00027C61">
        <w:rPr>
          <w:rFonts w:asciiTheme="minorEastAsia" w:hAnsiTheme="minorEastAsia"/>
          <w:szCs w:val="24"/>
        </w:rPr>
        <w:t>溫設定到40到50°C</w:t>
      </w:r>
      <w:r>
        <w:rPr>
          <w:rFonts w:asciiTheme="minorEastAsia" w:hAnsiTheme="minorEastAsia" w:hint="eastAsia"/>
          <w:szCs w:val="24"/>
        </w:rPr>
        <w:t>，並使用溫度計監測水溫。</w:t>
      </w:r>
    </w:p>
    <w:p w14:paraId="04BD0886" w14:textId="4BEBBF70" w:rsidR="00D2688F" w:rsidRDefault="00D2688F" w:rsidP="00D2688F">
      <w:pPr>
        <w:jc w:val="center"/>
      </w:pPr>
      <w:ins w:id="8" w:author="仲哲 李" w:date="2025-08-06T20:46:00Z" w16du:dateUtc="2025-08-06T12:46:00Z">
        <w:r w:rsidRPr="00496870">
          <w:rPr>
            <w:rFonts w:asciiTheme="minorEastAsia" w:hAnsiTheme="minorEastAsia"/>
            <w:noProof/>
            <w:szCs w:val="24"/>
          </w:rPr>
          <w:drawing>
            <wp:inline distT="0" distB="0" distL="0" distR="0" wp14:anchorId="2E1C0EF8" wp14:editId="05770D6C">
              <wp:extent cx="3371850" cy="4495800"/>
              <wp:effectExtent l="0" t="0" r="0" b="0"/>
              <wp:docPr id="2147219874" name="圖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374313" cy="44990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16FEB6D" w14:textId="77777777" w:rsidR="00D2688F" w:rsidRDefault="00D2688F" w:rsidP="00D2688F">
      <w:pPr>
        <w:jc w:val="center"/>
        <w:rPr>
          <w:rFonts w:asciiTheme="minorEastAsia" w:hAnsiTheme="minorEastAsia"/>
          <w:sz w:val="20"/>
          <w:szCs w:val="20"/>
        </w:rPr>
      </w:pPr>
      <w:r w:rsidRPr="00632F18">
        <w:rPr>
          <w:rFonts w:asciiTheme="minorEastAsia" w:hAnsiTheme="minorEastAsia" w:hint="eastAsia"/>
          <w:sz w:val="20"/>
          <w:szCs w:val="20"/>
        </w:rPr>
        <w:t>圖二、第二次合成粗產物</w:t>
      </w:r>
    </w:p>
    <w:p w14:paraId="3F5AD88B" w14:textId="1E1331F3" w:rsidR="00D2688F" w:rsidRPr="00D2688F" w:rsidRDefault="00D2688F" w:rsidP="00D2688F">
      <w:pPr>
        <w:ind w:left="960" w:firstLine="480"/>
        <w:rPr>
          <w:rFonts w:asciiTheme="minorEastAsia" w:hAnsiTheme="minorEastAsia"/>
          <w:sz w:val="20"/>
          <w:szCs w:val="20"/>
        </w:rPr>
      </w:pPr>
      <w:r w:rsidRPr="00496870">
        <w:rPr>
          <w:rFonts w:asciiTheme="minorEastAsia" w:hAnsiTheme="minorEastAsia"/>
          <w:szCs w:val="24"/>
        </w:rPr>
        <w:t>此為</w:t>
      </w:r>
      <w:r>
        <w:rPr>
          <w:rFonts w:asciiTheme="minorEastAsia" w:hAnsiTheme="minorEastAsia" w:hint="eastAsia"/>
          <w:szCs w:val="24"/>
        </w:rPr>
        <w:t>第二次</w:t>
      </w:r>
      <w:r w:rsidRPr="00496870">
        <w:rPr>
          <w:rFonts w:asciiTheme="minorEastAsia" w:hAnsiTheme="minorEastAsia"/>
          <w:szCs w:val="24"/>
        </w:rPr>
        <w:t>實驗成品，發現</w:t>
      </w:r>
      <w:r>
        <w:rPr>
          <w:rFonts w:asciiTheme="minorEastAsia" w:hAnsiTheme="minorEastAsia" w:hint="eastAsia"/>
          <w:szCs w:val="24"/>
        </w:rPr>
        <w:t>有</w:t>
      </w:r>
      <w:r w:rsidRPr="00496870">
        <w:rPr>
          <w:rFonts w:asciiTheme="minorEastAsia" w:hAnsiTheme="minorEastAsia"/>
          <w:szCs w:val="24"/>
        </w:rPr>
        <w:t>未反應</w:t>
      </w:r>
      <w:r>
        <w:rPr>
          <w:rFonts w:asciiTheme="minorEastAsia" w:hAnsiTheme="minorEastAsia" w:hint="eastAsia"/>
          <w:szCs w:val="24"/>
        </w:rPr>
        <w:t>之</w:t>
      </w:r>
      <w:r w:rsidRPr="00496870">
        <w:rPr>
          <w:rFonts w:asciiTheme="minorEastAsia" w:hAnsiTheme="minorEastAsia"/>
          <w:szCs w:val="24"/>
        </w:rPr>
        <w:t>柳酸</w:t>
      </w:r>
      <w:r>
        <w:rPr>
          <w:rFonts w:asciiTheme="minorEastAsia" w:hAnsiTheme="minorEastAsia" w:hint="eastAsia"/>
          <w:szCs w:val="24"/>
        </w:rPr>
        <w:t>。</w:t>
      </w:r>
    </w:p>
    <w:sectPr w:rsidR="00D2688F" w:rsidRPr="00D2688F" w:rsidSect="00C66F36">
      <w:footerReference w:type="default" r:id="rId10"/>
      <w:pgSz w:w="11906" w:h="16838"/>
      <w:pgMar w:top="1440" w:right="1080" w:bottom="1440" w:left="108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8733F" w14:textId="77777777" w:rsidR="0056470B" w:rsidRDefault="0056470B" w:rsidP="00AF6DD9">
      <w:r>
        <w:separator/>
      </w:r>
    </w:p>
  </w:endnote>
  <w:endnote w:type="continuationSeparator" w:id="0">
    <w:p w14:paraId="1F78DA50" w14:textId="77777777" w:rsidR="0056470B" w:rsidRDefault="0056470B" w:rsidP="00AF6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9557314"/>
      <w:docPartObj>
        <w:docPartGallery w:val="Page Numbers (Bottom of Page)"/>
        <w:docPartUnique/>
      </w:docPartObj>
    </w:sdtPr>
    <w:sdtContent>
      <w:p w14:paraId="3DF35127" w14:textId="4B46BAF9" w:rsidR="00C66F36" w:rsidRDefault="00C66F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2ABA568" w14:textId="77777777" w:rsidR="00C66F36" w:rsidRDefault="00C66F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A4C61" w14:textId="77777777" w:rsidR="0056470B" w:rsidRDefault="0056470B" w:rsidP="00AF6DD9">
      <w:r>
        <w:separator/>
      </w:r>
    </w:p>
  </w:footnote>
  <w:footnote w:type="continuationSeparator" w:id="0">
    <w:p w14:paraId="37E3495A" w14:textId="77777777" w:rsidR="0056470B" w:rsidRDefault="0056470B" w:rsidP="00AF6D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E2758"/>
    <w:multiLevelType w:val="hybridMultilevel"/>
    <w:tmpl w:val="467EC60E"/>
    <w:lvl w:ilvl="0" w:tplc="FFFFFFFF">
      <w:start w:val="1"/>
      <w:numFmt w:val="taiwaneseCountingThousand"/>
      <w:lvlText w:val="%1、"/>
      <w:lvlJc w:val="left"/>
      <w:pPr>
        <w:ind w:left="960" w:hanging="480"/>
      </w:p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AD634D1"/>
    <w:multiLevelType w:val="hybridMultilevel"/>
    <w:tmpl w:val="D7CA1BFA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0064D5"/>
    <w:multiLevelType w:val="hybridMultilevel"/>
    <w:tmpl w:val="FB1CF0F6"/>
    <w:lvl w:ilvl="0" w:tplc="573E41BE">
      <w:start w:val="1"/>
      <w:numFmt w:val="taiwaneseCountingThousand"/>
      <w:lvlText w:val="（%1）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23C576E0"/>
    <w:multiLevelType w:val="hybridMultilevel"/>
    <w:tmpl w:val="0E042C3A"/>
    <w:lvl w:ilvl="0" w:tplc="3D80A338">
      <w:start w:val="1"/>
      <w:numFmt w:val="ideographLegalTraditional"/>
      <w:lvlText w:val="%1、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CC70BC2"/>
    <w:multiLevelType w:val="hybridMultilevel"/>
    <w:tmpl w:val="ECE00B08"/>
    <w:lvl w:ilvl="0" w:tplc="FFFFFFFF">
      <w:start w:val="1"/>
      <w:numFmt w:val="taiwaneseCountingThousand"/>
      <w:lvlText w:val="（%1）"/>
      <w:lvlJc w:val="left"/>
      <w:pPr>
        <w:ind w:left="144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304A4113"/>
    <w:multiLevelType w:val="hybridMultilevel"/>
    <w:tmpl w:val="490478DE"/>
    <w:lvl w:ilvl="0" w:tplc="573E41BE">
      <w:start w:val="1"/>
      <w:numFmt w:val="taiwaneseCountingThousand"/>
      <w:lvlText w:val="（%1）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3C856A03"/>
    <w:multiLevelType w:val="hybridMultilevel"/>
    <w:tmpl w:val="EEC0E612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53D7871"/>
    <w:multiLevelType w:val="hybridMultilevel"/>
    <w:tmpl w:val="EC82F4BC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47CD3C88"/>
    <w:multiLevelType w:val="hybridMultilevel"/>
    <w:tmpl w:val="8F3EEA7C"/>
    <w:lvl w:ilvl="0" w:tplc="04090015">
      <w:start w:val="1"/>
      <w:numFmt w:val="taiwaneseCountingThousand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4BAA0B41"/>
    <w:multiLevelType w:val="hybridMultilevel"/>
    <w:tmpl w:val="407E6E2A"/>
    <w:lvl w:ilvl="0" w:tplc="FFFFFFFF">
      <w:start w:val="1"/>
      <w:numFmt w:val="taiwaneseCountingThousand"/>
      <w:lvlText w:val="（%1）"/>
      <w:lvlJc w:val="left"/>
      <w:pPr>
        <w:ind w:left="144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5C1E3D01"/>
    <w:multiLevelType w:val="hybridMultilevel"/>
    <w:tmpl w:val="2634E08C"/>
    <w:lvl w:ilvl="0" w:tplc="FFFFFFFF">
      <w:start w:val="1"/>
      <w:numFmt w:val="taiwaneseCountingThousand"/>
      <w:lvlText w:val="（%1）"/>
      <w:lvlJc w:val="left"/>
      <w:pPr>
        <w:ind w:left="144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643B7201"/>
    <w:multiLevelType w:val="hybridMultilevel"/>
    <w:tmpl w:val="C2D274B2"/>
    <w:lvl w:ilvl="0" w:tplc="573E41BE">
      <w:start w:val="1"/>
      <w:numFmt w:val="taiwaneseCountingThousand"/>
      <w:lvlText w:val="（%1）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739C697C"/>
    <w:multiLevelType w:val="hybridMultilevel"/>
    <w:tmpl w:val="1CECEED4"/>
    <w:lvl w:ilvl="0" w:tplc="FFFFFFFF">
      <w:start w:val="1"/>
      <w:numFmt w:val="taiwaneseCountingThousand"/>
      <w:lvlText w:val="（%1）"/>
      <w:lvlJc w:val="left"/>
      <w:pPr>
        <w:ind w:left="144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73E206BD"/>
    <w:multiLevelType w:val="hybridMultilevel"/>
    <w:tmpl w:val="2A401E2C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7479057C"/>
    <w:multiLevelType w:val="hybridMultilevel"/>
    <w:tmpl w:val="30440CDA"/>
    <w:lvl w:ilvl="0" w:tplc="FFFFFFFF">
      <w:start w:val="1"/>
      <w:numFmt w:val="taiwaneseCountingThousand"/>
      <w:lvlText w:val="（%1）"/>
      <w:lvlJc w:val="left"/>
      <w:pPr>
        <w:ind w:left="144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76976303"/>
    <w:multiLevelType w:val="hybridMultilevel"/>
    <w:tmpl w:val="4C188448"/>
    <w:lvl w:ilvl="0" w:tplc="FFFFFFFF">
      <w:start w:val="1"/>
      <w:numFmt w:val="taiwaneseCountingThousand"/>
      <w:lvlText w:val="%1、"/>
      <w:lvlJc w:val="left"/>
      <w:pPr>
        <w:ind w:left="144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 w15:restartNumberingAfterBreak="0">
    <w:nsid w:val="7A9168D2"/>
    <w:multiLevelType w:val="hybridMultilevel"/>
    <w:tmpl w:val="351AAFAC"/>
    <w:lvl w:ilvl="0" w:tplc="FFFFFFFF">
      <w:start w:val="1"/>
      <w:numFmt w:val="taiwaneseCountingThousand"/>
      <w:lvlText w:val="%1、"/>
      <w:lvlJc w:val="left"/>
      <w:pPr>
        <w:ind w:left="960" w:hanging="480"/>
      </w:p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7A931B01"/>
    <w:multiLevelType w:val="hybridMultilevel"/>
    <w:tmpl w:val="2634E08C"/>
    <w:lvl w:ilvl="0" w:tplc="573E41BE">
      <w:start w:val="1"/>
      <w:numFmt w:val="taiwaneseCountingThousand"/>
      <w:lvlText w:val="（%1）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 w16cid:durableId="270282595">
    <w:abstractNumId w:val="3"/>
  </w:num>
  <w:num w:numId="2" w16cid:durableId="1115367713">
    <w:abstractNumId w:val="1"/>
  </w:num>
  <w:num w:numId="3" w16cid:durableId="1837840575">
    <w:abstractNumId w:val="6"/>
  </w:num>
  <w:num w:numId="4" w16cid:durableId="853423046">
    <w:abstractNumId w:val="8"/>
  </w:num>
  <w:num w:numId="5" w16cid:durableId="1668824180">
    <w:abstractNumId w:val="13"/>
  </w:num>
  <w:num w:numId="6" w16cid:durableId="1441023101">
    <w:abstractNumId w:val="7"/>
  </w:num>
  <w:num w:numId="7" w16cid:durableId="551161440">
    <w:abstractNumId w:val="5"/>
  </w:num>
  <w:num w:numId="8" w16cid:durableId="1230268161">
    <w:abstractNumId w:val="11"/>
  </w:num>
  <w:num w:numId="9" w16cid:durableId="1058630039">
    <w:abstractNumId w:val="2"/>
  </w:num>
  <w:num w:numId="10" w16cid:durableId="203718620">
    <w:abstractNumId w:val="16"/>
  </w:num>
  <w:num w:numId="11" w16cid:durableId="1395156294">
    <w:abstractNumId w:val="17"/>
  </w:num>
  <w:num w:numId="12" w16cid:durableId="671184922">
    <w:abstractNumId w:val="0"/>
  </w:num>
  <w:num w:numId="13" w16cid:durableId="870843228">
    <w:abstractNumId w:val="15"/>
  </w:num>
  <w:num w:numId="14" w16cid:durableId="1187718356">
    <w:abstractNumId w:val="4"/>
  </w:num>
  <w:num w:numId="15" w16cid:durableId="552035822">
    <w:abstractNumId w:val="14"/>
  </w:num>
  <w:num w:numId="16" w16cid:durableId="370040276">
    <w:abstractNumId w:val="12"/>
  </w:num>
  <w:num w:numId="17" w16cid:durableId="2059817659">
    <w:abstractNumId w:val="9"/>
  </w:num>
  <w:num w:numId="18" w16cid:durableId="43910349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仲哲 李">
    <w15:presenceInfo w15:providerId="Windows Live" w15:userId="3a145509c2ffd7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D9"/>
    <w:rsid w:val="00303C06"/>
    <w:rsid w:val="0056470B"/>
    <w:rsid w:val="005E3B14"/>
    <w:rsid w:val="005F21A1"/>
    <w:rsid w:val="00744DF2"/>
    <w:rsid w:val="007E79D9"/>
    <w:rsid w:val="008836A2"/>
    <w:rsid w:val="008E2501"/>
    <w:rsid w:val="00A2635B"/>
    <w:rsid w:val="00AB6C44"/>
    <w:rsid w:val="00AF6DD9"/>
    <w:rsid w:val="00B5291D"/>
    <w:rsid w:val="00C66F36"/>
    <w:rsid w:val="00CB39B0"/>
    <w:rsid w:val="00D2688F"/>
    <w:rsid w:val="00F27CE7"/>
    <w:rsid w:val="00F6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96E77"/>
  <w15:chartTrackingRefBased/>
  <w15:docId w15:val="{134CFD88-7A6F-4C49-9ADE-F5F1776D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6DD9"/>
    <w:pPr>
      <w:widowControl w:val="0"/>
      <w:autoSpaceDE w:val="0"/>
      <w:autoSpaceDN w:val="0"/>
    </w:pPr>
    <w:rPr>
      <w:rFonts w:ascii="微軟正黑體" w:hAnsi="微軟正黑體" w:cs="微軟正黑體"/>
      <w:kern w:val="0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5E3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9D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29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9D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9D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9D9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9D9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9D9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3B14"/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character" w:customStyle="1" w:styleId="20">
    <w:name w:val="標題 2 字元"/>
    <w:basedOn w:val="a0"/>
    <w:link w:val="2"/>
    <w:uiPriority w:val="9"/>
    <w:semiHidden/>
    <w:rsid w:val="007E79D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7E79D9"/>
    <w:rPr>
      <w:rFonts w:eastAsiaTheme="majorEastAsia" w:cstheme="majorBidi"/>
      <w:color w:val="0F4761" w:themeColor="accent1" w:themeShade="BF"/>
      <w:sz w:val="32"/>
      <w:szCs w:val="29"/>
    </w:rPr>
  </w:style>
  <w:style w:type="character" w:customStyle="1" w:styleId="40">
    <w:name w:val="標題 4 字元"/>
    <w:basedOn w:val="a0"/>
    <w:link w:val="4"/>
    <w:uiPriority w:val="9"/>
    <w:semiHidden/>
    <w:rsid w:val="007E79D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50">
    <w:name w:val="標題 5 字元"/>
    <w:basedOn w:val="a0"/>
    <w:link w:val="5"/>
    <w:uiPriority w:val="9"/>
    <w:semiHidden/>
    <w:rsid w:val="007E79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E79D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E79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E79D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E79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79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標題 字元"/>
    <w:basedOn w:val="a0"/>
    <w:link w:val="a3"/>
    <w:uiPriority w:val="10"/>
    <w:rsid w:val="007E79D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7E79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副標題 字元"/>
    <w:basedOn w:val="a0"/>
    <w:link w:val="a5"/>
    <w:uiPriority w:val="11"/>
    <w:rsid w:val="007E79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7E79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E79D9"/>
    <w:rPr>
      <w:rFonts w:cs="Mangal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79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79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7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E79D9"/>
    <w:rPr>
      <w:rFonts w:cs="Mangal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79D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6DD9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f">
    <w:name w:val="頁首 字元"/>
    <w:basedOn w:val="a0"/>
    <w:link w:val="ae"/>
    <w:uiPriority w:val="99"/>
    <w:rsid w:val="00AF6DD9"/>
    <w:rPr>
      <w:rFonts w:cs="Mangal"/>
      <w:sz w:val="20"/>
      <w:szCs w:val="18"/>
    </w:rPr>
  </w:style>
  <w:style w:type="paragraph" w:styleId="af0">
    <w:name w:val="footer"/>
    <w:basedOn w:val="a"/>
    <w:link w:val="af1"/>
    <w:uiPriority w:val="99"/>
    <w:unhideWhenUsed/>
    <w:rsid w:val="00AF6DD9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f1">
    <w:name w:val="頁尾 字元"/>
    <w:basedOn w:val="a0"/>
    <w:link w:val="af0"/>
    <w:uiPriority w:val="99"/>
    <w:rsid w:val="00AF6DD9"/>
    <w:rPr>
      <w:rFonts w:cs="Mangal"/>
      <w:sz w:val="20"/>
      <w:szCs w:val="18"/>
    </w:rPr>
  </w:style>
  <w:style w:type="paragraph" w:styleId="af2">
    <w:name w:val="Body Text"/>
    <w:basedOn w:val="a"/>
    <w:link w:val="af3"/>
    <w:uiPriority w:val="1"/>
    <w:qFormat/>
    <w:rsid w:val="00AF6DD9"/>
    <w:rPr>
      <w:szCs w:val="24"/>
    </w:rPr>
  </w:style>
  <w:style w:type="character" w:customStyle="1" w:styleId="af3">
    <w:name w:val="本文 字元"/>
    <w:basedOn w:val="a0"/>
    <w:link w:val="af2"/>
    <w:uiPriority w:val="1"/>
    <w:rsid w:val="00AF6DD9"/>
    <w:rPr>
      <w:rFonts w:ascii="微軟正黑體" w:eastAsia="微軟正黑體" w:hAnsi="微軟正黑體" w:cs="微軟正黑體"/>
      <w:kern w:val="0"/>
      <w:szCs w:val="24"/>
      <w:lang w:bidi="ar-SA"/>
    </w:rPr>
  </w:style>
  <w:style w:type="table" w:styleId="af4">
    <w:name w:val="Table Grid"/>
    <w:basedOn w:val="a1"/>
    <w:uiPriority w:val="39"/>
    <w:rsid w:val="00AF6D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OC Heading"/>
    <w:basedOn w:val="1"/>
    <w:next w:val="a"/>
    <w:uiPriority w:val="39"/>
    <w:unhideWhenUsed/>
    <w:qFormat/>
    <w:rsid w:val="00D2688F"/>
    <w:pPr>
      <w:widowControl/>
      <w:autoSpaceDE/>
      <w:autoSpaceDN/>
      <w:spacing w:before="240" w:after="0" w:line="259" w:lineRule="auto"/>
      <w:outlineLvl w:val="9"/>
    </w:pPr>
    <w:rPr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2688F"/>
  </w:style>
  <w:style w:type="character" w:styleId="af6">
    <w:name w:val="Hyperlink"/>
    <w:basedOn w:val="a0"/>
    <w:uiPriority w:val="99"/>
    <w:unhideWhenUsed/>
    <w:rsid w:val="00D2688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B0F16-96A1-4FAE-AF51-3CE8CA7F9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7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仲哲 李</dc:creator>
  <cp:keywords/>
  <dc:description/>
  <cp:lastModifiedBy>仲哲 李</cp:lastModifiedBy>
  <cp:revision>6</cp:revision>
  <cp:lastPrinted>2025-08-07T03:50:00Z</cp:lastPrinted>
  <dcterms:created xsi:type="dcterms:W3CDTF">2025-08-07T03:20:00Z</dcterms:created>
  <dcterms:modified xsi:type="dcterms:W3CDTF">2025-08-07T10:08:00Z</dcterms:modified>
</cp:coreProperties>
</file>